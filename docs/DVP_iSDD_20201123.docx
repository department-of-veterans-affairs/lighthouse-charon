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A46DE" w14:textId="487DD23C" w:rsidR="00D444BD" w:rsidRDefault="00D444BD" w:rsidP="00D444BD">
      <w:pPr>
        <w:pStyle w:val="Title"/>
      </w:pPr>
      <w:bookmarkStart w:id="0" w:name="_Toc13907870"/>
      <w:bookmarkStart w:id="1" w:name="_Toc205632711"/>
      <w:r>
        <w:t>Department of Veterans Affairs</w:t>
      </w:r>
    </w:p>
    <w:p w14:paraId="0636CFD6" w14:textId="7BB4A175" w:rsidR="003A44BB" w:rsidRPr="00D72CFA" w:rsidRDefault="003A44BB" w:rsidP="003A44BB">
      <w:pPr>
        <w:keepLines/>
        <w:autoSpaceDE w:val="0"/>
        <w:autoSpaceDN w:val="0"/>
        <w:adjustRightInd w:val="0"/>
        <w:spacing w:before="60" w:line="240" w:lineRule="atLeast"/>
        <w:jc w:val="center"/>
        <w:rPr>
          <w:rFonts w:ascii="Arial" w:hAnsi="Arial" w:cs="Arial"/>
          <w:b/>
          <w:iCs/>
          <w:sz w:val="28"/>
          <w:szCs w:val="22"/>
        </w:rPr>
      </w:pPr>
      <w:r>
        <w:rPr>
          <w:rFonts w:ascii="Arial" w:hAnsi="Arial" w:cs="Arial"/>
          <w:b/>
          <w:iCs/>
          <w:sz w:val="28"/>
          <w:szCs w:val="22"/>
        </w:rPr>
        <w:t xml:space="preserve">Digital </w:t>
      </w:r>
      <w:r w:rsidR="00A20783" w:rsidRPr="00B45EE1">
        <w:rPr>
          <w:rFonts w:ascii="Arial" w:hAnsi="Arial" w:cs="Arial"/>
          <w:b/>
          <w:iCs/>
          <w:sz w:val="28"/>
          <w:szCs w:val="22"/>
        </w:rPr>
        <w:t xml:space="preserve">Veterans </w:t>
      </w:r>
      <w:r>
        <w:rPr>
          <w:rFonts w:ascii="Arial" w:hAnsi="Arial" w:cs="Arial"/>
          <w:b/>
          <w:iCs/>
          <w:sz w:val="28"/>
          <w:szCs w:val="22"/>
        </w:rPr>
        <w:t>Platform (</w:t>
      </w:r>
      <w:r w:rsidR="00A20783">
        <w:rPr>
          <w:rFonts w:ascii="Arial" w:hAnsi="Arial" w:cs="Arial"/>
          <w:b/>
          <w:iCs/>
          <w:sz w:val="28"/>
          <w:szCs w:val="22"/>
        </w:rPr>
        <w:t>DVP</w:t>
      </w:r>
      <w:r>
        <w:rPr>
          <w:rFonts w:ascii="Arial" w:hAnsi="Arial" w:cs="Arial"/>
          <w:b/>
          <w:iCs/>
          <w:sz w:val="28"/>
          <w:szCs w:val="22"/>
        </w:rPr>
        <w:t>)</w:t>
      </w:r>
    </w:p>
    <w:p w14:paraId="272D81D9" w14:textId="77777777" w:rsidR="00D444BD" w:rsidRPr="0086308C" w:rsidRDefault="00D444BD" w:rsidP="00D444BD">
      <w:pPr>
        <w:pStyle w:val="InstructionalTextMainTitle"/>
        <w:rPr>
          <w:color w:val="auto"/>
        </w:rPr>
      </w:pPr>
      <w:r w:rsidRPr="00A16A58">
        <w:rPr>
          <w:rFonts w:ascii="Arial" w:hAnsi="Arial"/>
          <w:b/>
          <w:i w:val="0"/>
          <w:color w:val="auto"/>
          <w:sz w:val="28"/>
        </w:rPr>
        <w:t xml:space="preserve">Integration </w:t>
      </w:r>
      <w:r w:rsidRPr="0086308C">
        <w:rPr>
          <w:rFonts w:ascii="Arial" w:hAnsi="Arial" w:cs="Arial"/>
          <w:b/>
          <w:i w:val="0"/>
          <w:color w:val="auto"/>
          <w:sz w:val="28"/>
        </w:rPr>
        <w:t>with</w:t>
      </w:r>
    </w:p>
    <w:p w14:paraId="17DB3B73" w14:textId="77777777" w:rsidR="00D444BD" w:rsidRDefault="00D444BD" w:rsidP="00D444BD">
      <w:pPr>
        <w:pStyle w:val="InstructionalTextMainTitle"/>
        <w:rPr>
          <w:rFonts w:ascii="Arial" w:hAnsi="Arial" w:cs="Arial"/>
          <w:b/>
          <w:i w:val="0"/>
          <w:color w:val="auto"/>
          <w:sz w:val="28"/>
        </w:rPr>
      </w:pPr>
      <w:r>
        <w:rPr>
          <w:rFonts w:ascii="Arial" w:hAnsi="Arial" w:cs="Arial"/>
          <w:b/>
          <w:i w:val="0"/>
          <w:color w:val="auto"/>
          <w:sz w:val="28"/>
        </w:rPr>
        <w:t xml:space="preserve"> Identity and Access Management Services</w:t>
      </w:r>
    </w:p>
    <w:p w14:paraId="5084678B" w14:textId="77777777" w:rsidR="00D444BD" w:rsidRPr="008A1F73" w:rsidRDefault="00D444BD" w:rsidP="00D444BD">
      <w:pPr>
        <w:pStyle w:val="InstructionalTextMainTitle"/>
        <w:rPr>
          <w:rFonts w:ascii="Arial" w:hAnsi="Arial" w:cs="Arial"/>
          <w:b/>
          <w:i w:val="0"/>
          <w:color w:val="auto"/>
          <w:sz w:val="28"/>
        </w:rPr>
      </w:pPr>
      <w:r w:rsidRPr="008A1F73">
        <w:rPr>
          <w:rFonts w:ascii="Arial" w:hAnsi="Arial" w:cs="Arial"/>
          <w:b/>
          <w:i w:val="0"/>
          <w:color w:val="auto"/>
          <w:sz w:val="28"/>
        </w:rPr>
        <w:t>Master Veteran Index</w:t>
      </w:r>
      <w:r>
        <w:rPr>
          <w:rFonts w:ascii="Arial" w:hAnsi="Arial" w:cs="Arial"/>
          <w:b/>
          <w:i w:val="0"/>
          <w:color w:val="auto"/>
          <w:sz w:val="28"/>
        </w:rPr>
        <w:t xml:space="preserve"> (MVI)</w:t>
      </w:r>
    </w:p>
    <w:p w14:paraId="02852541" w14:textId="77777777" w:rsidR="00D444BD" w:rsidRPr="00720AC0" w:rsidRDefault="00D444BD" w:rsidP="00D444BD">
      <w:pPr>
        <w:pStyle w:val="Title"/>
      </w:pPr>
    </w:p>
    <w:p w14:paraId="48F2D55A" w14:textId="77777777" w:rsidR="00D444BD" w:rsidRPr="00D446AF" w:rsidRDefault="00D444BD" w:rsidP="00D444BD">
      <w:pPr>
        <w:pStyle w:val="Title2"/>
      </w:pPr>
      <w:r w:rsidRPr="00D446AF">
        <w:t>Integration System Design Document</w:t>
      </w:r>
    </w:p>
    <w:p w14:paraId="26EFB404" w14:textId="77777777" w:rsidR="00D444BD" w:rsidRDefault="00D444BD" w:rsidP="00D444BD">
      <w:pPr>
        <w:pStyle w:val="Title2"/>
      </w:pPr>
    </w:p>
    <w:p w14:paraId="54D9D186" w14:textId="77777777" w:rsidR="00D444BD" w:rsidRPr="008A1F73" w:rsidRDefault="00D444BD" w:rsidP="00D444BD">
      <w:pPr>
        <w:pStyle w:val="CoverTitleInstructions"/>
        <w:rPr>
          <w:color w:val="auto"/>
        </w:rPr>
      </w:pPr>
      <w:r>
        <w:rPr>
          <w:noProof/>
        </w:rPr>
        <w:drawing>
          <wp:inline distT="0" distB="0" distL="0" distR="0" wp14:anchorId="3E5339BB" wp14:editId="19DA7E86">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47D3E0" w14:textId="77777777" w:rsidR="00D444BD" w:rsidRPr="008A1F73" w:rsidRDefault="00D444BD" w:rsidP="00D444BD">
      <w:pPr>
        <w:pStyle w:val="CoverTitleInstructions"/>
        <w:rPr>
          <w:color w:val="auto"/>
        </w:rPr>
      </w:pPr>
    </w:p>
    <w:p w14:paraId="35981C2E" w14:textId="77777777" w:rsidR="00D444BD" w:rsidRPr="008A1F73" w:rsidRDefault="00D444BD" w:rsidP="00D444BD">
      <w:pPr>
        <w:pStyle w:val="CoverTitleInstructions"/>
        <w:rPr>
          <w:color w:val="auto"/>
        </w:rPr>
      </w:pPr>
    </w:p>
    <w:p w14:paraId="277DE874" w14:textId="78C4B9A9" w:rsidR="00D444BD" w:rsidRPr="00A16A58" w:rsidRDefault="003130E8" w:rsidP="00D444BD">
      <w:pPr>
        <w:pStyle w:val="InstructionalTextTitle2"/>
        <w:rPr>
          <w:color w:val="auto"/>
          <w:sz w:val="28"/>
        </w:rPr>
      </w:pPr>
      <w:del w:id="2" w:author="Andrew Parcel" w:date="2020-11-23T10:22:00Z">
        <w:r w:rsidDel="00CB4972">
          <w:rPr>
            <w:rFonts w:ascii="Arial" w:hAnsi="Arial" w:cs="Arial"/>
            <w:b/>
            <w:i w:val="0"/>
            <w:color w:val="auto"/>
            <w:sz w:val="28"/>
          </w:rPr>
          <w:delText>October</w:delText>
        </w:r>
        <w:r w:rsidR="001C557E" w:rsidDel="00CB4972">
          <w:rPr>
            <w:rFonts w:ascii="Arial" w:hAnsi="Arial"/>
            <w:b/>
            <w:i w:val="0"/>
            <w:color w:val="auto"/>
            <w:sz w:val="28"/>
          </w:rPr>
          <w:delText xml:space="preserve"> </w:delText>
        </w:r>
      </w:del>
      <w:ins w:id="3" w:author="Andrew Parcel" w:date="2020-11-23T10:22:00Z">
        <w:r w:rsidR="00CB4972">
          <w:rPr>
            <w:rFonts w:ascii="Arial" w:hAnsi="Arial" w:cs="Arial"/>
            <w:b/>
            <w:i w:val="0"/>
            <w:color w:val="auto"/>
            <w:sz w:val="28"/>
          </w:rPr>
          <w:t>November</w:t>
        </w:r>
        <w:r w:rsidR="00CB4972">
          <w:rPr>
            <w:rFonts w:ascii="Arial" w:hAnsi="Arial"/>
            <w:b/>
            <w:i w:val="0"/>
            <w:color w:val="auto"/>
            <w:sz w:val="28"/>
          </w:rPr>
          <w:t xml:space="preserve"> </w:t>
        </w:r>
      </w:ins>
      <w:r w:rsidR="007A46DE">
        <w:rPr>
          <w:rFonts w:ascii="Arial" w:hAnsi="Arial"/>
          <w:b/>
          <w:i w:val="0"/>
          <w:color w:val="auto"/>
          <w:sz w:val="28"/>
        </w:rPr>
        <w:t>20</w:t>
      </w:r>
      <w:del w:id="4" w:author="Andrew Parcel" w:date="2020-11-23T10:22:00Z">
        <w:r w:rsidR="007A46DE" w:rsidDel="00CB4972">
          <w:rPr>
            <w:rFonts w:ascii="Arial" w:hAnsi="Arial"/>
            <w:b/>
            <w:i w:val="0"/>
            <w:color w:val="auto"/>
            <w:sz w:val="28"/>
          </w:rPr>
          <w:delText>1</w:delText>
        </w:r>
        <w:r w:rsidR="002441B0" w:rsidDel="00CB4972">
          <w:rPr>
            <w:rFonts w:ascii="Arial" w:hAnsi="Arial"/>
            <w:b/>
            <w:i w:val="0"/>
            <w:color w:val="auto"/>
            <w:sz w:val="28"/>
          </w:rPr>
          <w:delText>7</w:delText>
        </w:r>
      </w:del>
      <w:ins w:id="5" w:author="Andrew Parcel" w:date="2020-11-23T10:22:00Z">
        <w:r w:rsidR="00CB4972">
          <w:rPr>
            <w:rFonts w:ascii="Arial" w:hAnsi="Arial"/>
            <w:b/>
            <w:i w:val="0"/>
            <w:color w:val="auto"/>
            <w:sz w:val="28"/>
          </w:rPr>
          <w:t>20</w:t>
        </w:r>
      </w:ins>
    </w:p>
    <w:p w14:paraId="244B7885" w14:textId="3FB0D5AC" w:rsidR="00D444BD" w:rsidRDefault="00D444BD" w:rsidP="00D444BD">
      <w:pPr>
        <w:pStyle w:val="Title2"/>
      </w:pPr>
      <w:r>
        <w:t>Version 0.</w:t>
      </w:r>
      <w:ins w:id="6" w:author="Andrew Parcel" w:date="2020-11-23T10:22:00Z">
        <w:r w:rsidR="00CB4972">
          <w:t>4</w:t>
        </w:r>
      </w:ins>
      <w:del w:id="7" w:author="Andrew Parcel" w:date="2020-11-23T10:22:00Z">
        <w:r w:rsidR="0083589C" w:rsidDel="00CB4972">
          <w:delText>3</w:delText>
        </w:r>
      </w:del>
    </w:p>
    <w:p w14:paraId="7E5B39A4" w14:textId="77777777" w:rsidR="00D444BD" w:rsidRPr="00A16A58" w:rsidRDefault="00D444BD" w:rsidP="00D444BD">
      <w:pPr>
        <w:pStyle w:val="BodyText"/>
        <w:rPr>
          <w:i/>
        </w:rPr>
      </w:pPr>
    </w:p>
    <w:p w14:paraId="0CBF32AE" w14:textId="77777777" w:rsidR="00D444BD" w:rsidRPr="008A1F73" w:rsidRDefault="00D444BD" w:rsidP="00D444BD">
      <w:pPr>
        <w:pStyle w:val="BodyText"/>
        <w:rPr>
          <w:b/>
          <w:bCs/>
        </w:rPr>
        <w:sectPr w:rsidR="00D444BD" w:rsidRPr="008A1F73" w:rsidSect="00D261D1">
          <w:footerReference w:type="even" r:id="rId9"/>
          <w:pgSz w:w="12240" w:h="15840" w:code="1"/>
          <w:pgMar w:top="1440" w:right="1440" w:bottom="1440" w:left="1440" w:header="720" w:footer="720" w:gutter="0"/>
          <w:pgNumType w:start="1"/>
          <w:cols w:space="720"/>
          <w:vAlign w:val="center"/>
          <w:titlePg/>
          <w:docGrid w:linePitch="360"/>
        </w:sectPr>
      </w:pPr>
    </w:p>
    <w:p w14:paraId="1E07F87B" w14:textId="77777777" w:rsidR="00D444BD" w:rsidRDefault="00D444BD" w:rsidP="00D444BD">
      <w:pPr>
        <w:pStyle w:val="Title2"/>
      </w:pPr>
      <w:r>
        <w:lastRenderedPageBreak/>
        <w:t>Revision History</w:t>
      </w:r>
    </w:p>
    <w:p w14:paraId="32D45429" w14:textId="77777777" w:rsidR="00D444BD" w:rsidRDefault="00D444BD" w:rsidP="00D444BD">
      <w:pPr>
        <w:pStyle w:val="BodyText"/>
      </w:pPr>
      <w:r w:rsidRPr="00065F74">
        <w:t xml:space="preserve">Note: The revision history cycle begins once changes or enhancements are requested after the </w:t>
      </w:r>
      <w:r>
        <w:t xml:space="preserve">integration System Design </w:t>
      </w:r>
      <w:r w:rsidRPr="00065F74">
        <w:t>Document has been baselined.</w:t>
      </w:r>
    </w:p>
    <w:tbl>
      <w:tblPr>
        <w:tblW w:w="9529"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D444BD" w:rsidRPr="005068FD" w14:paraId="5A0699A5" w14:textId="77777777" w:rsidTr="002E2D76">
        <w:trPr>
          <w:tblHeader/>
        </w:trPr>
        <w:tc>
          <w:tcPr>
            <w:tcW w:w="1728" w:type="dxa"/>
            <w:shd w:val="clear" w:color="auto" w:fill="F2F2F2"/>
          </w:tcPr>
          <w:p w14:paraId="16AD7BB1" w14:textId="77777777" w:rsidR="00D444BD" w:rsidRPr="005068FD" w:rsidRDefault="00D444BD" w:rsidP="00D261D1">
            <w:pPr>
              <w:pStyle w:val="TableHeading"/>
            </w:pPr>
            <w:bookmarkStart w:id="8" w:name="ColumnTitle_01"/>
            <w:bookmarkEnd w:id="8"/>
            <w:r w:rsidRPr="005068FD">
              <w:t>Date</w:t>
            </w:r>
          </w:p>
        </w:tc>
        <w:tc>
          <w:tcPr>
            <w:tcW w:w="1080" w:type="dxa"/>
            <w:shd w:val="clear" w:color="auto" w:fill="F2F2F2"/>
          </w:tcPr>
          <w:p w14:paraId="186F0421" w14:textId="77777777" w:rsidR="00D444BD" w:rsidRPr="005068FD" w:rsidRDefault="00D444BD" w:rsidP="00D261D1">
            <w:pPr>
              <w:pStyle w:val="TableHeading"/>
            </w:pPr>
            <w:r w:rsidRPr="005068FD">
              <w:t>Version</w:t>
            </w:r>
          </w:p>
        </w:tc>
        <w:tc>
          <w:tcPr>
            <w:tcW w:w="4392" w:type="dxa"/>
            <w:shd w:val="clear" w:color="auto" w:fill="F2F2F2"/>
          </w:tcPr>
          <w:p w14:paraId="75FE1CC2" w14:textId="77777777" w:rsidR="00D444BD" w:rsidRPr="005068FD" w:rsidRDefault="00D444BD" w:rsidP="00D261D1">
            <w:pPr>
              <w:pStyle w:val="TableHeading"/>
            </w:pPr>
            <w:r w:rsidRPr="005068FD">
              <w:t>Description</w:t>
            </w:r>
          </w:p>
        </w:tc>
        <w:tc>
          <w:tcPr>
            <w:tcW w:w="2329" w:type="dxa"/>
            <w:shd w:val="clear" w:color="auto" w:fill="F2F2F2"/>
          </w:tcPr>
          <w:p w14:paraId="30A23637" w14:textId="77777777" w:rsidR="00D444BD" w:rsidRPr="005068FD" w:rsidRDefault="00D444BD" w:rsidP="00D261D1">
            <w:pPr>
              <w:pStyle w:val="TableHeading"/>
            </w:pPr>
            <w:r w:rsidRPr="005068FD">
              <w:t>Author</w:t>
            </w:r>
          </w:p>
        </w:tc>
      </w:tr>
      <w:tr w:rsidR="00CB4972" w14:paraId="64E4A2ED" w14:textId="77777777" w:rsidTr="002E2D76">
        <w:trPr>
          <w:cantSplit/>
          <w:ins w:id="9" w:author="Andrew Parcel" w:date="2020-11-23T10:22:00Z"/>
        </w:trPr>
        <w:tc>
          <w:tcPr>
            <w:tcW w:w="1728" w:type="dxa"/>
            <w:tcBorders>
              <w:top w:val="single" w:sz="4" w:space="0" w:color="000000"/>
              <w:left w:val="single" w:sz="4" w:space="0" w:color="000000"/>
              <w:bottom w:val="single" w:sz="4" w:space="0" w:color="000000"/>
              <w:right w:val="single" w:sz="4" w:space="0" w:color="000000"/>
            </w:tcBorders>
          </w:tcPr>
          <w:p w14:paraId="256CE039" w14:textId="53BE7F3B" w:rsidR="00CB4972" w:rsidRDefault="00CB4972" w:rsidP="002441B0">
            <w:pPr>
              <w:pStyle w:val="TableText"/>
              <w:rPr>
                <w:ins w:id="10" w:author="Andrew Parcel" w:date="2020-11-23T10:22:00Z"/>
              </w:rPr>
            </w:pPr>
            <w:ins w:id="11" w:author="Andrew Parcel" w:date="2020-11-23T10:22:00Z">
              <w:r>
                <w:t>11/23/20</w:t>
              </w:r>
            </w:ins>
          </w:p>
        </w:tc>
        <w:tc>
          <w:tcPr>
            <w:tcW w:w="1080" w:type="dxa"/>
            <w:tcBorders>
              <w:top w:val="single" w:sz="4" w:space="0" w:color="000000"/>
              <w:left w:val="single" w:sz="4" w:space="0" w:color="000000"/>
              <w:bottom w:val="single" w:sz="4" w:space="0" w:color="000000"/>
              <w:right w:val="single" w:sz="4" w:space="0" w:color="000000"/>
            </w:tcBorders>
          </w:tcPr>
          <w:p w14:paraId="5CE2BEDA" w14:textId="6CEA9A1F" w:rsidR="00CB4972" w:rsidRDefault="00CB4972" w:rsidP="007F6F5D">
            <w:pPr>
              <w:pStyle w:val="TableText"/>
              <w:rPr>
                <w:ins w:id="12" w:author="Andrew Parcel" w:date="2020-11-23T10:22:00Z"/>
              </w:rPr>
            </w:pPr>
            <w:ins w:id="13" w:author="Andrew Parcel" w:date="2020-11-23T10:22:00Z">
              <w:r>
                <w:t>0.4</w:t>
              </w:r>
            </w:ins>
          </w:p>
        </w:tc>
        <w:tc>
          <w:tcPr>
            <w:tcW w:w="4392" w:type="dxa"/>
            <w:tcBorders>
              <w:top w:val="single" w:sz="4" w:space="0" w:color="000000"/>
              <w:left w:val="single" w:sz="4" w:space="0" w:color="000000"/>
              <w:bottom w:val="single" w:sz="4" w:space="0" w:color="000000"/>
              <w:right w:val="single" w:sz="4" w:space="0" w:color="000000"/>
            </w:tcBorders>
          </w:tcPr>
          <w:p w14:paraId="01C08A5D" w14:textId="4E80456A" w:rsidR="00CB4972" w:rsidRDefault="00CB4972" w:rsidP="007F6F5D">
            <w:pPr>
              <w:pStyle w:val="TableText"/>
              <w:rPr>
                <w:ins w:id="14" w:author="Andrew Parcel" w:date="2020-11-23T10:22:00Z"/>
              </w:rPr>
            </w:pPr>
            <w:ins w:id="15" w:author="Andrew Parcel" w:date="2020-11-23T10:22:00Z">
              <w:r>
                <w:t>Updated to include SaaS use-case</w:t>
              </w:r>
            </w:ins>
          </w:p>
        </w:tc>
        <w:tc>
          <w:tcPr>
            <w:tcW w:w="2329" w:type="dxa"/>
            <w:tcBorders>
              <w:top w:val="single" w:sz="4" w:space="0" w:color="000000"/>
              <w:left w:val="single" w:sz="4" w:space="0" w:color="000000"/>
              <w:bottom w:val="single" w:sz="4" w:space="0" w:color="000000"/>
              <w:right w:val="single" w:sz="4" w:space="0" w:color="000000"/>
            </w:tcBorders>
          </w:tcPr>
          <w:p w14:paraId="5288CB1B" w14:textId="67ABA6F4" w:rsidR="00CB4972" w:rsidRDefault="00CB4972" w:rsidP="007F6F5D">
            <w:pPr>
              <w:pStyle w:val="TableText"/>
              <w:rPr>
                <w:ins w:id="16" w:author="Andrew Parcel" w:date="2020-11-23T10:22:00Z"/>
              </w:rPr>
            </w:pPr>
            <w:ins w:id="17" w:author="Andrew Parcel" w:date="2020-11-23T10:22:00Z">
              <w:r>
                <w:t>DVP Team</w:t>
              </w:r>
            </w:ins>
          </w:p>
        </w:tc>
      </w:tr>
      <w:tr w:rsidR="00BB0436" w14:paraId="5C5170EC" w14:textId="77777777" w:rsidTr="002E2D76">
        <w:trPr>
          <w:cantSplit/>
        </w:trPr>
        <w:tc>
          <w:tcPr>
            <w:tcW w:w="1728" w:type="dxa"/>
            <w:tcBorders>
              <w:top w:val="single" w:sz="4" w:space="0" w:color="000000"/>
              <w:left w:val="single" w:sz="4" w:space="0" w:color="000000"/>
              <w:bottom w:val="single" w:sz="4" w:space="0" w:color="000000"/>
              <w:right w:val="single" w:sz="4" w:space="0" w:color="000000"/>
            </w:tcBorders>
          </w:tcPr>
          <w:p w14:paraId="0E08BA21" w14:textId="2B2AB9D7" w:rsidR="00BB0436" w:rsidRDefault="003130E8" w:rsidP="002441B0">
            <w:pPr>
              <w:pStyle w:val="TableText"/>
            </w:pPr>
            <w:r>
              <w:t>10/13/17</w:t>
            </w:r>
          </w:p>
        </w:tc>
        <w:tc>
          <w:tcPr>
            <w:tcW w:w="1080" w:type="dxa"/>
            <w:tcBorders>
              <w:top w:val="single" w:sz="4" w:space="0" w:color="000000"/>
              <w:left w:val="single" w:sz="4" w:space="0" w:color="000000"/>
              <w:bottom w:val="single" w:sz="4" w:space="0" w:color="000000"/>
              <w:right w:val="single" w:sz="4" w:space="0" w:color="000000"/>
            </w:tcBorders>
          </w:tcPr>
          <w:p w14:paraId="7FD94060" w14:textId="42D2A2C4" w:rsidR="00BB0436" w:rsidRDefault="003130E8" w:rsidP="007F6F5D">
            <w:pPr>
              <w:pStyle w:val="TableText"/>
            </w:pPr>
            <w:r>
              <w:t>0.3</w:t>
            </w:r>
          </w:p>
        </w:tc>
        <w:tc>
          <w:tcPr>
            <w:tcW w:w="4392" w:type="dxa"/>
            <w:tcBorders>
              <w:top w:val="single" w:sz="4" w:space="0" w:color="000000"/>
              <w:left w:val="single" w:sz="4" w:space="0" w:color="000000"/>
              <w:bottom w:val="single" w:sz="4" w:space="0" w:color="000000"/>
              <w:right w:val="single" w:sz="4" w:space="0" w:color="000000"/>
            </w:tcBorders>
          </w:tcPr>
          <w:p w14:paraId="4C87B283" w14:textId="15F011FF" w:rsidR="00BB0436" w:rsidRDefault="003130E8" w:rsidP="007F6F5D">
            <w:pPr>
              <w:pStyle w:val="TableText"/>
            </w:pPr>
            <w:r>
              <w:t>Updated Draft</w:t>
            </w:r>
          </w:p>
        </w:tc>
        <w:tc>
          <w:tcPr>
            <w:tcW w:w="2329" w:type="dxa"/>
            <w:tcBorders>
              <w:top w:val="single" w:sz="4" w:space="0" w:color="000000"/>
              <w:left w:val="single" w:sz="4" w:space="0" w:color="000000"/>
              <w:bottom w:val="single" w:sz="4" w:space="0" w:color="000000"/>
              <w:right w:val="single" w:sz="4" w:space="0" w:color="000000"/>
            </w:tcBorders>
          </w:tcPr>
          <w:p w14:paraId="0CD82D60" w14:textId="1E950C51" w:rsidR="00BB0436" w:rsidRDefault="002441B0" w:rsidP="007F6F5D">
            <w:pPr>
              <w:pStyle w:val="TableText"/>
            </w:pPr>
            <w:r>
              <w:t>Linda Reimonenq</w:t>
            </w:r>
            <w:r w:rsidR="00BB0436">
              <w:t xml:space="preserve"> (MVI development) </w:t>
            </w:r>
          </w:p>
        </w:tc>
      </w:tr>
      <w:tr w:rsidR="003130E8" w14:paraId="1D228191" w14:textId="77777777" w:rsidTr="002E2D76">
        <w:trPr>
          <w:cantSplit/>
        </w:trPr>
        <w:tc>
          <w:tcPr>
            <w:tcW w:w="1728" w:type="dxa"/>
            <w:tcBorders>
              <w:top w:val="single" w:sz="4" w:space="0" w:color="000000"/>
              <w:left w:val="single" w:sz="4" w:space="0" w:color="000000"/>
              <w:bottom w:val="single" w:sz="4" w:space="0" w:color="000000"/>
              <w:right w:val="single" w:sz="4" w:space="0" w:color="000000"/>
            </w:tcBorders>
          </w:tcPr>
          <w:p w14:paraId="58D1D9E6" w14:textId="21396375" w:rsidR="003130E8" w:rsidRDefault="003130E8" w:rsidP="002441B0">
            <w:pPr>
              <w:pStyle w:val="TableText"/>
            </w:pPr>
            <w:r>
              <w:t>10/13/17</w:t>
            </w:r>
          </w:p>
        </w:tc>
        <w:tc>
          <w:tcPr>
            <w:tcW w:w="1080" w:type="dxa"/>
            <w:tcBorders>
              <w:top w:val="single" w:sz="4" w:space="0" w:color="000000"/>
              <w:left w:val="single" w:sz="4" w:space="0" w:color="000000"/>
              <w:bottom w:val="single" w:sz="4" w:space="0" w:color="000000"/>
              <w:right w:val="single" w:sz="4" w:space="0" w:color="000000"/>
            </w:tcBorders>
          </w:tcPr>
          <w:p w14:paraId="05A12B91" w14:textId="31A954C6" w:rsidR="003130E8" w:rsidRDefault="003130E8" w:rsidP="007F6F5D">
            <w:pPr>
              <w:pStyle w:val="TableText"/>
            </w:pPr>
            <w:r>
              <w:t>0.2</w:t>
            </w:r>
          </w:p>
        </w:tc>
        <w:tc>
          <w:tcPr>
            <w:tcW w:w="4392" w:type="dxa"/>
            <w:tcBorders>
              <w:top w:val="single" w:sz="4" w:space="0" w:color="000000"/>
              <w:left w:val="single" w:sz="4" w:space="0" w:color="000000"/>
              <w:bottom w:val="single" w:sz="4" w:space="0" w:color="000000"/>
              <w:right w:val="single" w:sz="4" w:space="0" w:color="000000"/>
            </w:tcBorders>
          </w:tcPr>
          <w:p w14:paraId="13111971" w14:textId="569BC47A" w:rsidR="003130E8" w:rsidRDefault="00947A3F" w:rsidP="007F6F5D">
            <w:pPr>
              <w:pStyle w:val="TableText"/>
            </w:pPr>
            <w:r>
              <w:t>Add DVP specific information.</w:t>
            </w:r>
          </w:p>
        </w:tc>
        <w:tc>
          <w:tcPr>
            <w:tcW w:w="2329" w:type="dxa"/>
            <w:tcBorders>
              <w:top w:val="single" w:sz="4" w:space="0" w:color="000000"/>
              <w:left w:val="single" w:sz="4" w:space="0" w:color="000000"/>
              <w:bottom w:val="single" w:sz="4" w:space="0" w:color="000000"/>
              <w:right w:val="single" w:sz="4" w:space="0" w:color="000000"/>
            </w:tcBorders>
          </w:tcPr>
          <w:p w14:paraId="1209CDA2" w14:textId="30CD5EDA" w:rsidR="003130E8" w:rsidRDefault="00947A3F" w:rsidP="007F6F5D">
            <w:pPr>
              <w:pStyle w:val="TableText"/>
            </w:pPr>
            <w:r>
              <w:t>DVP Team.</w:t>
            </w:r>
          </w:p>
        </w:tc>
      </w:tr>
      <w:tr w:rsidR="003130E8" w14:paraId="6EF1CE95" w14:textId="77777777" w:rsidTr="002E2D76">
        <w:trPr>
          <w:cantSplit/>
        </w:trPr>
        <w:tc>
          <w:tcPr>
            <w:tcW w:w="1728" w:type="dxa"/>
            <w:tcBorders>
              <w:top w:val="single" w:sz="4" w:space="0" w:color="000000"/>
              <w:left w:val="single" w:sz="4" w:space="0" w:color="000000"/>
              <w:bottom w:val="single" w:sz="4" w:space="0" w:color="000000"/>
              <w:right w:val="single" w:sz="4" w:space="0" w:color="000000"/>
            </w:tcBorders>
          </w:tcPr>
          <w:p w14:paraId="62462D25" w14:textId="45B0F663" w:rsidR="003130E8" w:rsidRDefault="003130E8" w:rsidP="002441B0">
            <w:pPr>
              <w:pStyle w:val="TableText"/>
            </w:pPr>
            <w:r>
              <w:t>9/8/2017</w:t>
            </w:r>
          </w:p>
        </w:tc>
        <w:tc>
          <w:tcPr>
            <w:tcW w:w="1080" w:type="dxa"/>
            <w:tcBorders>
              <w:top w:val="single" w:sz="4" w:space="0" w:color="000000"/>
              <w:left w:val="single" w:sz="4" w:space="0" w:color="000000"/>
              <w:bottom w:val="single" w:sz="4" w:space="0" w:color="000000"/>
              <w:right w:val="single" w:sz="4" w:space="0" w:color="000000"/>
            </w:tcBorders>
          </w:tcPr>
          <w:p w14:paraId="393EC879" w14:textId="30E91B84" w:rsidR="003130E8" w:rsidRDefault="003130E8" w:rsidP="007F6F5D">
            <w:pPr>
              <w:pStyle w:val="TableText"/>
            </w:pPr>
            <w:r>
              <w:t>0.1</w:t>
            </w:r>
          </w:p>
        </w:tc>
        <w:tc>
          <w:tcPr>
            <w:tcW w:w="4392" w:type="dxa"/>
            <w:tcBorders>
              <w:top w:val="single" w:sz="4" w:space="0" w:color="000000"/>
              <w:left w:val="single" w:sz="4" w:space="0" w:color="000000"/>
              <w:bottom w:val="single" w:sz="4" w:space="0" w:color="000000"/>
              <w:right w:val="single" w:sz="4" w:space="0" w:color="000000"/>
            </w:tcBorders>
          </w:tcPr>
          <w:p w14:paraId="389D903E" w14:textId="79D171D7" w:rsidR="003130E8" w:rsidRDefault="003130E8" w:rsidP="007F6F5D">
            <w:pPr>
              <w:pStyle w:val="TableText"/>
            </w:pPr>
            <w:r>
              <w:t>Initial Draft</w:t>
            </w:r>
          </w:p>
        </w:tc>
        <w:tc>
          <w:tcPr>
            <w:tcW w:w="2329" w:type="dxa"/>
            <w:tcBorders>
              <w:top w:val="single" w:sz="4" w:space="0" w:color="000000"/>
              <w:left w:val="single" w:sz="4" w:space="0" w:color="000000"/>
              <w:bottom w:val="single" w:sz="4" w:space="0" w:color="000000"/>
              <w:right w:val="single" w:sz="4" w:space="0" w:color="000000"/>
            </w:tcBorders>
          </w:tcPr>
          <w:p w14:paraId="0FB35C8A" w14:textId="35EF28CC" w:rsidR="003130E8" w:rsidRDefault="003130E8" w:rsidP="007F6F5D">
            <w:pPr>
              <w:pStyle w:val="TableText"/>
            </w:pPr>
            <w:r>
              <w:t xml:space="preserve">Linda Reimonenq, Brian Toval (MVI development) </w:t>
            </w:r>
          </w:p>
        </w:tc>
      </w:tr>
    </w:tbl>
    <w:p w14:paraId="273F79A9" w14:textId="2CD1DE58" w:rsidR="00D444BD" w:rsidRDefault="00D444BD" w:rsidP="00D444BD">
      <w:pPr>
        <w:rPr>
          <w:sz w:val="24"/>
          <w:szCs w:val="20"/>
        </w:rPr>
      </w:pPr>
      <w:r>
        <w:br w:type="page"/>
      </w:r>
    </w:p>
    <w:p w14:paraId="492B2169" w14:textId="77777777" w:rsidR="00D444BD" w:rsidRPr="00A16A58" w:rsidRDefault="00D444BD" w:rsidP="00D444BD">
      <w:pPr>
        <w:pStyle w:val="Title2"/>
      </w:pPr>
      <w:bookmarkStart w:id="18" w:name="ColumnTitle_02"/>
      <w:bookmarkEnd w:id="18"/>
      <w:r w:rsidRPr="00A16A58">
        <w:lastRenderedPageBreak/>
        <w:t>Table of Contents</w:t>
      </w:r>
    </w:p>
    <w:bookmarkEnd w:id="0"/>
    <w:p w14:paraId="16D39675" w14:textId="77777777" w:rsidR="0010412D" w:rsidRDefault="00D444BD">
      <w:pPr>
        <w:pStyle w:val="TOC1"/>
        <w:rPr>
          <w:rFonts w:asciiTheme="minorHAnsi" w:eastAsiaTheme="minorEastAsia" w:hAnsiTheme="minorHAnsi" w:cstheme="minorBidi"/>
          <w:b w:val="0"/>
          <w:noProof/>
          <w:sz w:val="22"/>
          <w:szCs w:val="22"/>
        </w:rPr>
      </w:pPr>
      <w:r>
        <w:fldChar w:fldCharType="begin"/>
      </w:r>
      <w:r>
        <w:instrText xml:space="preserve"> TOC \o "1-3" \h \z \t "Appendix 1,1,Appendix 2,2,Appendix 3,3" </w:instrText>
      </w:r>
      <w:r>
        <w:fldChar w:fldCharType="separate"/>
      </w:r>
      <w:hyperlink w:anchor="_Toc496710798" w:history="1">
        <w:r w:rsidR="0010412D" w:rsidRPr="00ED02D0">
          <w:rPr>
            <w:rStyle w:val="Hyperlink"/>
            <w:noProof/>
          </w:rPr>
          <w:t>1</w:t>
        </w:r>
        <w:r w:rsidR="0010412D">
          <w:rPr>
            <w:rFonts w:asciiTheme="minorHAnsi" w:eastAsiaTheme="minorEastAsia" w:hAnsiTheme="minorHAnsi" w:cstheme="minorBidi"/>
            <w:b w:val="0"/>
            <w:noProof/>
            <w:sz w:val="22"/>
            <w:szCs w:val="22"/>
          </w:rPr>
          <w:tab/>
        </w:r>
        <w:r w:rsidR="0010412D" w:rsidRPr="00ED02D0">
          <w:rPr>
            <w:rStyle w:val="Hyperlink"/>
            <w:noProof/>
          </w:rPr>
          <w:t>Introduction</w:t>
        </w:r>
        <w:r w:rsidR="0010412D">
          <w:rPr>
            <w:noProof/>
            <w:webHidden/>
          </w:rPr>
          <w:tab/>
        </w:r>
        <w:r w:rsidR="0010412D">
          <w:rPr>
            <w:noProof/>
            <w:webHidden/>
          </w:rPr>
          <w:fldChar w:fldCharType="begin"/>
        </w:r>
        <w:r w:rsidR="0010412D">
          <w:rPr>
            <w:noProof/>
            <w:webHidden/>
          </w:rPr>
          <w:instrText xml:space="preserve"> PAGEREF _Toc496710798 \h </w:instrText>
        </w:r>
        <w:r w:rsidR="0010412D">
          <w:rPr>
            <w:noProof/>
            <w:webHidden/>
          </w:rPr>
        </w:r>
        <w:r w:rsidR="0010412D">
          <w:rPr>
            <w:noProof/>
            <w:webHidden/>
          </w:rPr>
          <w:fldChar w:fldCharType="separate"/>
        </w:r>
        <w:r w:rsidR="0010412D">
          <w:rPr>
            <w:noProof/>
            <w:webHidden/>
          </w:rPr>
          <w:t>1</w:t>
        </w:r>
        <w:r w:rsidR="0010412D">
          <w:rPr>
            <w:noProof/>
            <w:webHidden/>
          </w:rPr>
          <w:fldChar w:fldCharType="end"/>
        </w:r>
      </w:hyperlink>
    </w:p>
    <w:p w14:paraId="4E3FBDA7" w14:textId="77777777" w:rsidR="0010412D" w:rsidRDefault="00D550BA">
      <w:pPr>
        <w:pStyle w:val="TOC2"/>
        <w:rPr>
          <w:rFonts w:asciiTheme="minorHAnsi" w:eastAsiaTheme="minorEastAsia" w:hAnsiTheme="minorHAnsi" w:cstheme="minorBidi"/>
          <w:b w:val="0"/>
          <w:noProof/>
          <w:sz w:val="22"/>
          <w:szCs w:val="22"/>
        </w:rPr>
      </w:pPr>
      <w:hyperlink w:anchor="_Toc496710799" w:history="1">
        <w:r w:rsidR="0010412D" w:rsidRPr="00ED02D0">
          <w:rPr>
            <w:rStyle w:val="Hyperlink"/>
            <w:noProof/>
          </w:rPr>
          <w:t>1.1</w:t>
        </w:r>
        <w:r w:rsidR="0010412D">
          <w:rPr>
            <w:rFonts w:asciiTheme="minorHAnsi" w:eastAsiaTheme="minorEastAsia" w:hAnsiTheme="minorHAnsi" w:cstheme="minorBidi"/>
            <w:b w:val="0"/>
            <w:noProof/>
            <w:sz w:val="22"/>
            <w:szCs w:val="22"/>
          </w:rPr>
          <w:tab/>
        </w:r>
        <w:r w:rsidR="0010412D" w:rsidRPr="00ED02D0">
          <w:rPr>
            <w:rStyle w:val="Hyperlink"/>
            <w:noProof/>
          </w:rPr>
          <w:t>Purpose</w:t>
        </w:r>
        <w:r w:rsidR="0010412D">
          <w:rPr>
            <w:noProof/>
            <w:webHidden/>
          </w:rPr>
          <w:tab/>
        </w:r>
        <w:r w:rsidR="0010412D">
          <w:rPr>
            <w:noProof/>
            <w:webHidden/>
          </w:rPr>
          <w:fldChar w:fldCharType="begin"/>
        </w:r>
        <w:r w:rsidR="0010412D">
          <w:rPr>
            <w:noProof/>
            <w:webHidden/>
          </w:rPr>
          <w:instrText xml:space="preserve"> PAGEREF _Toc496710799 \h </w:instrText>
        </w:r>
        <w:r w:rsidR="0010412D">
          <w:rPr>
            <w:noProof/>
            <w:webHidden/>
          </w:rPr>
        </w:r>
        <w:r w:rsidR="0010412D">
          <w:rPr>
            <w:noProof/>
            <w:webHidden/>
          </w:rPr>
          <w:fldChar w:fldCharType="separate"/>
        </w:r>
        <w:r w:rsidR="0010412D">
          <w:rPr>
            <w:noProof/>
            <w:webHidden/>
          </w:rPr>
          <w:t>1</w:t>
        </w:r>
        <w:r w:rsidR="0010412D">
          <w:rPr>
            <w:noProof/>
            <w:webHidden/>
          </w:rPr>
          <w:fldChar w:fldCharType="end"/>
        </w:r>
      </w:hyperlink>
    </w:p>
    <w:p w14:paraId="7E5B7D84" w14:textId="77777777" w:rsidR="0010412D" w:rsidRDefault="00D550BA">
      <w:pPr>
        <w:pStyle w:val="TOC2"/>
        <w:rPr>
          <w:rFonts w:asciiTheme="minorHAnsi" w:eastAsiaTheme="minorEastAsia" w:hAnsiTheme="minorHAnsi" w:cstheme="minorBidi"/>
          <w:b w:val="0"/>
          <w:noProof/>
          <w:sz w:val="22"/>
          <w:szCs w:val="22"/>
        </w:rPr>
      </w:pPr>
      <w:hyperlink w:anchor="_Toc496710800" w:history="1">
        <w:r w:rsidR="0010412D" w:rsidRPr="00ED02D0">
          <w:rPr>
            <w:rStyle w:val="Hyperlink"/>
            <w:noProof/>
          </w:rPr>
          <w:t>1.2</w:t>
        </w:r>
        <w:r w:rsidR="0010412D">
          <w:rPr>
            <w:rFonts w:asciiTheme="minorHAnsi" w:eastAsiaTheme="minorEastAsia" w:hAnsiTheme="minorHAnsi" w:cstheme="minorBidi"/>
            <w:b w:val="0"/>
            <w:noProof/>
            <w:sz w:val="22"/>
            <w:szCs w:val="22"/>
          </w:rPr>
          <w:tab/>
        </w:r>
        <w:r w:rsidR="0010412D" w:rsidRPr="00ED02D0">
          <w:rPr>
            <w:rStyle w:val="Hyperlink"/>
            <w:noProof/>
          </w:rPr>
          <w:t>Identification</w:t>
        </w:r>
        <w:r w:rsidR="0010412D">
          <w:rPr>
            <w:noProof/>
            <w:webHidden/>
          </w:rPr>
          <w:tab/>
        </w:r>
        <w:r w:rsidR="0010412D">
          <w:rPr>
            <w:noProof/>
            <w:webHidden/>
          </w:rPr>
          <w:fldChar w:fldCharType="begin"/>
        </w:r>
        <w:r w:rsidR="0010412D">
          <w:rPr>
            <w:noProof/>
            <w:webHidden/>
          </w:rPr>
          <w:instrText xml:space="preserve"> PAGEREF _Toc496710800 \h </w:instrText>
        </w:r>
        <w:r w:rsidR="0010412D">
          <w:rPr>
            <w:noProof/>
            <w:webHidden/>
          </w:rPr>
        </w:r>
        <w:r w:rsidR="0010412D">
          <w:rPr>
            <w:noProof/>
            <w:webHidden/>
          </w:rPr>
          <w:fldChar w:fldCharType="separate"/>
        </w:r>
        <w:r w:rsidR="0010412D">
          <w:rPr>
            <w:noProof/>
            <w:webHidden/>
          </w:rPr>
          <w:t>1</w:t>
        </w:r>
        <w:r w:rsidR="0010412D">
          <w:rPr>
            <w:noProof/>
            <w:webHidden/>
          </w:rPr>
          <w:fldChar w:fldCharType="end"/>
        </w:r>
      </w:hyperlink>
    </w:p>
    <w:p w14:paraId="16EB2698" w14:textId="77777777" w:rsidR="0010412D" w:rsidRDefault="00D550BA">
      <w:pPr>
        <w:pStyle w:val="TOC2"/>
        <w:rPr>
          <w:rFonts w:asciiTheme="minorHAnsi" w:eastAsiaTheme="minorEastAsia" w:hAnsiTheme="minorHAnsi" w:cstheme="minorBidi"/>
          <w:b w:val="0"/>
          <w:noProof/>
          <w:sz w:val="22"/>
          <w:szCs w:val="22"/>
        </w:rPr>
      </w:pPr>
      <w:hyperlink w:anchor="_Toc496710801" w:history="1">
        <w:r w:rsidR="0010412D" w:rsidRPr="00ED02D0">
          <w:rPr>
            <w:rStyle w:val="Hyperlink"/>
            <w:noProof/>
          </w:rPr>
          <w:t>1.3</w:t>
        </w:r>
        <w:r w:rsidR="0010412D">
          <w:rPr>
            <w:rFonts w:asciiTheme="minorHAnsi" w:eastAsiaTheme="minorEastAsia" w:hAnsiTheme="minorHAnsi" w:cstheme="minorBidi"/>
            <w:b w:val="0"/>
            <w:noProof/>
            <w:sz w:val="22"/>
            <w:szCs w:val="22"/>
          </w:rPr>
          <w:tab/>
        </w:r>
        <w:r w:rsidR="0010412D" w:rsidRPr="00ED02D0">
          <w:rPr>
            <w:rStyle w:val="Hyperlink"/>
            <w:noProof/>
          </w:rPr>
          <w:t>Scope</w:t>
        </w:r>
        <w:r w:rsidR="0010412D">
          <w:rPr>
            <w:noProof/>
            <w:webHidden/>
          </w:rPr>
          <w:tab/>
        </w:r>
        <w:r w:rsidR="0010412D">
          <w:rPr>
            <w:noProof/>
            <w:webHidden/>
          </w:rPr>
          <w:fldChar w:fldCharType="begin"/>
        </w:r>
        <w:r w:rsidR="0010412D">
          <w:rPr>
            <w:noProof/>
            <w:webHidden/>
          </w:rPr>
          <w:instrText xml:space="preserve"> PAGEREF _Toc496710801 \h </w:instrText>
        </w:r>
        <w:r w:rsidR="0010412D">
          <w:rPr>
            <w:noProof/>
            <w:webHidden/>
          </w:rPr>
        </w:r>
        <w:r w:rsidR="0010412D">
          <w:rPr>
            <w:noProof/>
            <w:webHidden/>
          </w:rPr>
          <w:fldChar w:fldCharType="separate"/>
        </w:r>
        <w:r w:rsidR="0010412D">
          <w:rPr>
            <w:noProof/>
            <w:webHidden/>
          </w:rPr>
          <w:t>1</w:t>
        </w:r>
        <w:r w:rsidR="0010412D">
          <w:rPr>
            <w:noProof/>
            <w:webHidden/>
          </w:rPr>
          <w:fldChar w:fldCharType="end"/>
        </w:r>
      </w:hyperlink>
    </w:p>
    <w:p w14:paraId="56344F96" w14:textId="77777777" w:rsidR="0010412D" w:rsidRDefault="00D550BA">
      <w:pPr>
        <w:pStyle w:val="TOC2"/>
        <w:rPr>
          <w:rFonts w:asciiTheme="minorHAnsi" w:eastAsiaTheme="minorEastAsia" w:hAnsiTheme="minorHAnsi" w:cstheme="minorBidi"/>
          <w:b w:val="0"/>
          <w:noProof/>
          <w:sz w:val="22"/>
          <w:szCs w:val="22"/>
        </w:rPr>
      </w:pPr>
      <w:hyperlink w:anchor="_Toc496710802" w:history="1">
        <w:r w:rsidR="0010412D" w:rsidRPr="00ED02D0">
          <w:rPr>
            <w:rStyle w:val="Hyperlink"/>
            <w:noProof/>
          </w:rPr>
          <w:t>1.4</w:t>
        </w:r>
        <w:r w:rsidR="0010412D">
          <w:rPr>
            <w:rFonts w:asciiTheme="minorHAnsi" w:eastAsiaTheme="minorEastAsia" w:hAnsiTheme="minorHAnsi" w:cstheme="minorBidi"/>
            <w:b w:val="0"/>
            <w:noProof/>
            <w:sz w:val="22"/>
            <w:szCs w:val="22"/>
          </w:rPr>
          <w:tab/>
        </w:r>
        <w:r w:rsidR="0010412D" w:rsidRPr="00ED02D0">
          <w:rPr>
            <w:rStyle w:val="Hyperlink"/>
            <w:noProof/>
          </w:rPr>
          <w:t>Relationship to Other Plans</w:t>
        </w:r>
        <w:r w:rsidR="0010412D">
          <w:rPr>
            <w:noProof/>
            <w:webHidden/>
          </w:rPr>
          <w:tab/>
        </w:r>
        <w:r w:rsidR="0010412D">
          <w:rPr>
            <w:noProof/>
            <w:webHidden/>
          </w:rPr>
          <w:fldChar w:fldCharType="begin"/>
        </w:r>
        <w:r w:rsidR="0010412D">
          <w:rPr>
            <w:noProof/>
            <w:webHidden/>
          </w:rPr>
          <w:instrText xml:space="preserve"> PAGEREF _Toc496710802 \h </w:instrText>
        </w:r>
        <w:r w:rsidR="0010412D">
          <w:rPr>
            <w:noProof/>
            <w:webHidden/>
          </w:rPr>
        </w:r>
        <w:r w:rsidR="0010412D">
          <w:rPr>
            <w:noProof/>
            <w:webHidden/>
          </w:rPr>
          <w:fldChar w:fldCharType="separate"/>
        </w:r>
        <w:r w:rsidR="0010412D">
          <w:rPr>
            <w:noProof/>
            <w:webHidden/>
          </w:rPr>
          <w:t>2</w:t>
        </w:r>
        <w:r w:rsidR="0010412D">
          <w:rPr>
            <w:noProof/>
            <w:webHidden/>
          </w:rPr>
          <w:fldChar w:fldCharType="end"/>
        </w:r>
      </w:hyperlink>
    </w:p>
    <w:p w14:paraId="2FDE1A70" w14:textId="77777777" w:rsidR="0010412D" w:rsidRDefault="00D550BA">
      <w:pPr>
        <w:pStyle w:val="TOC2"/>
        <w:rPr>
          <w:rFonts w:asciiTheme="minorHAnsi" w:eastAsiaTheme="minorEastAsia" w:hAnsiTheme="minorHAnsi" w:cstheme="minorBidi"/>
          <w:b w:val="0"/>
          <w:noProof/>
          <w:sz w:val="22"/>
          <w:szCs w:val="22"/>
        </w:rPr>
      </w:pPr>
      <w:hyperlink w:anchor="_Toc496710803" w:history="1">
        <w:r w:rsidR="0010412D" w:rsidRPr="00ED02D0">
          <w:rPr>
            <w:rStyle w:val="Hyperlink"/>
            <w:noProof/>
          </w:rPr>
          <w:t>1.5</w:t>
        </w:r>
        <w:r w:rsidR="0010412D">
          <w:rPr>
            <w:rFonts w:asciiTheme="minorHAnsi" w:eastAsiaTheme="minorEastAsia" w:hAnsiTheme="minorHAnsi" w:cstheme="minorBidi"/>
            <w:b w:val="0"/>
            <w:noProof/>
            <w:sz w:val="22"/>
            <w:szCs w:val="22"/>
          </w:rPr>
          <w:tab/>
        </w:r>
        <w:r w:rsidR="0010412D" w:rsidRPr="00ED02D0">
          <w:rPr>
            <w:rStyle w:val="Hyperlink"/>
            <w:noProof/>
          </w:rPr>
          <w:t>Methodology, Tools, and Techniques</w:t>
        </w:r>
        <w:r w:rsidR="0010412D">
          <w:rPr>
            <w:noProof/>
            <w:webHidden/>
          </w:rPr>
          <w:tab/>
        </w:r>
        <w:r w:rsidR="0010412D">
          <w:rPr>
            <w:noProof/>
            <w:webHidden/>
          </w:rPr>
          <w:fldChar w:fldCharType="begin"/>
        </w:r>
        <w:r w:rsidR="0010412D">
          <w:rPr>
            <w:noProof/>
            <w:webHidden/>
          </w:rPr>
          <w:instrText xml:space="preserve"> PAGEREF _Toc496710803 \h </w:instrText>
        </w:r>
        <w:r w:rsidR="0010412D">
          <w:rPr>
            <w:noProof/>
            <w:webHidden/>
          </w:rPr>
        </w:r>
        <w:r w:rsidR="0010412D">
          <w:rPr>
            <w:noProof/>
            <w:webHidden/>
          </w:rPr>
          <w:fldChar w:fldCharType="separate"/>
        </w:r>
        <w:r w:rsidR="0010412D">
          <w:rPr>
            <w:noProof/>
            <w:webHidden/>
          </w:rPr>
          <w:t>2</w:t>
        </w:r>
        <w:r w:rsidR="0010412D">
          <w:rPr>
            <w:noProof/>
            <w:webHidden/>
          </w:rPr>
          <w:fldChar w:fldCharType="end"/>
        </w:r>
      </w:hyperlink>
    </w:p>
    <w:p w14:paraId="76A91892" w14:textId="77777777" w:rsidR="0010412D" w:rsidRDefault="00D550BA">
      <w:pPr>
        <w:pStyle w:val="TOC2"/>
        <w:rPr>
          <w:rFonts w:asciiTheme="minorHAnsi" w:eastAsiaTheme="minorEastAsia" w:hAnsiTheme="minorHAnsi" w:cstheme="minorBidi"/>
          <w:b w:val="0"/>
          <w:noProof/>
          <w:sz w:val="22"/>
          <w:szCs w:val="22"/>
        </w:rPr>
      </w:pPr>
      <w:hyperlink w:anchor="_Toc496710804" w:history="1">
        <w:r w:rsidR="0010412D" w:rsidRPr="00ED02D0">
          <w:rPr>
            <w:rStyle w:val="Hyperlink"/>
            <w:noProof/>
          </w:rPr>
          <w:t>1.6</w:t>
        </w:r>
        <w:r w:rsidR="0010412D">
          <w:rPr>
            <w:rFonts w:asciiTheme="minorHAnsi" w:eastAsiaTheme="minorEastAsia" w:hAnsiTheme="minorHAnsi" w:cstheme="minorBidi"/>
            <w:b w:val="0"/>
            <w:noProof/>
            <w:sz w:val="22"/>
            <w:szCs w:val="22"/>
          </w:rPr>
          <w:tab/>
        </w:r>
        <w:r w:rsidR="0010412D" w:rsidRPr="00ED02D0">
          <w:rPr>
            <w:rStyle w:val="Hyperlink"/>
            <w:noProof/>
          </w:rPr>
          <w:t>Policies, Directives, and Procedures</w:t>
        </w:r>
        <w:r w:rsidR="0010412D">
          <w:rPr>
            <w:noProof/>
            <w:webHidden/>
          </w:rPr>
          <w:tab/>
        </w:r>
        <w:r w:rsidR="0010412D">
          <w:rPr>
            <w:noProof/>
            <w:webHidden/>
          </w:rPr>
          <w:fldChar w:fldCharType="begin"/>
        </w:r>
        <w:r w:rsidR="0010412D">
          <w:rPr>
            <w:noProof/>
            <w:webHidden/>
          </w:rPr>
          <w:instrText xml:space="preserve"> PAGEREF _Toc496710804 \h </w:instrText>
        </w:r>
        <w:r w:rsidR="0010412D">
          <w:rPr>
            <w:noProof/>
            <w:webHidden/>
          </w:rPr>
        </w:r>
        <w:r w:rsidR="0010412D">
          <w:rPr>
            <w:noProof/>
            <w:webHidden/>
          </w:rPr>
          <w:fldChar w:fldCharType="separate"/>
        </w:r>
        <w:r w:rsidR="0010412D">
          <w:rPr>
            <w:noProof/>
            <w:webHidden/>
          </w:rPr>
          <w:t>2</w:t>
        </w:r>
        <w:r w:rsidR="0010412D">
          <w:rPr>
            <w:noProof/>
            <w:webHidden/>
          </w:rPr>
          <w:fldChar w:fldCharType="end"/>
        </w:r>
      </w:hyperlink>
    </w:p>
    <w:p w14:paraId="502089BB" w14:textId="77777777" w:rsidR="0010412D" w:rsidRDefault="00D550BA">
      <w:pPr>
        <w:pStyle w:val="TOC2"/>
        <w:rPr>
          <w:rFonts w:asciiTheme="minorHAnsi" w:eastAsiaTheme="minorEastAsia" w:hAnsiTheme="minorHAnsi" w:cstheme="minorBidi"/>
          <w:b w:val="0"/>
          <w:noProof/>
          <w:sz w:val="22"/>
          <w:szCs w:val="22"/>
        </w:rPr>
      </w:pPr>
      <w:hyperlink w:anchor="_Toc496710805" w:history="1">
        <w:r w:rsidR="0010412D" w:rsidRPr="00ED02D0">
          <w:rPr>
            <w:rStyle w:val="Hyperlink"/>
            <w:noProof/>
          </w:rPr>
          <w:t>1.7</w:t>
        </w:r>
        <w:r w:rsidR="0010412D">
          <w:rPr>
            <w:rFonts w:asciiTheme="minorHAnsi" w:eastAsiaTheme="minorEastAsia" w:hAnsiTheme="minorHAnsi" w:cstheme="minorBidi"/>
            <w:b w:val="0"/>
            <w:noProof/>
            <w:sz w:val="22"/>
            <w:szCs w:val="22"/>
          </w:rPr>
          <w:tab/>
        </w:r>
        <w:r w:rsidR="0010412D" w:rsidRPr="00ED02D0">
          <w:rPr>
            <w:rStyle w:val="Hyperlink"/>
            <w:noProof/>
          </w:rPr>
          <w:t>Constraints</w:t>
        </w:r>
        <w:r w:rsidR="0010412D">
          <w:rPr>
            <w:noProof/>
            <w:webHidden/>
          </w:rPr>
          <w:tab/>
        </w:r>
        <w:r w:rsidR="0010412D">
          <w:rPr>
            <w:noProof/>
            <w:webHidden/>
          </w:rPr>
          <w:fldChar w:fldCharType="begin"/>
        </w:r>
        <w:r w:rsidR="0010412D">
          <w:rPr>
            <w:noProof/>
            <w:webHidden/>
          </w:rPr>
          <w:instrText xml:space="preserve"> PAGEREF _Toc496710805 \h </w:instrText>
        </w:r>
        <w:r w:rsidR="0010412D">
          <w:rPr>
            <w:noProof/>
            <w:webHidden/>
          </w:rPr>
        </w:r>
        <w:r w:rsidR="0010412D">
          <w:rPr>
            <w:noProof/>
            <w:webHidden/>
          </w:rPr>
          <w:fldChar w:fldCharType="separate"/>
        </w:r>
        <w:r w:rsidR="0010412D">
          <w:rPr>
            <w:noProof/>
            <w:webHidden/>
          </w:rPr>
          <w:t>2</w:t>
        </w:r>
        <w:r w:rsidR="0010412D">
          <w:rPr>
            <w:noProof/>
            <w:webHidden/>
          </w:rPr>
          <w:fldChar w:fldCharType="end"/>
        </w:r>
      </w:hyperlink>
    </w:p>
    <w:p w14:paraId="0B50ABF8" w14:textId="77777777" w:rsidR="0010412D" w:rsidRDefault="00D550BA">
      <w:pPr>
        <w:pStyle w:val="TOC2"/>
        <w:rPr>
          <w:rFonts w:asciiTheme="minorHAnsi" w:eastAsiaTheme="minorEastAsia" w:hAnsiTheme="minorHAnsi" w:cstheme="minorBidi"/>
          <w:b w:val="0"/>
          <w:noProof/>
          <w:sz w:val="22"/>
          <w:szCs w:val="22"/>
        </w:rPr>
      </w:pPr>
      <w:hyperlink w:anchor="_Toc496710806" w:history="1">
        <w:r w:rsidR="0010412D" w:rsidRPr="00ED02D0">
          <w:rPr>
            <w:rStyle w:val="Hyperlink"/>
            <w:noProof/>
          </w:rPr>
          <w:t>1.8</w:t>
        </w:r>
        <w:r w:rsidR="0010412D">
          <w:rPr>
            <w:rFonts w:asciiTheme="minorHAnsi" w:eastAsiaTheme="minorEastAsia" w:hAnsiTheme="minorHAnsi" w:cstheme="minorBidi"/>
            <w:b w:val="0"/>
            <w:noProof/>
            <w:sz w:val="22"/>
            <w:szCs w:val="22"/>
          </w:rPr>
          <w:tab/>
        </w:r>
        <w:r w:rsidR="0010412D" w:rsidRPr="00ED02D0">
          <w:rPr>
            <w:rStyle w:val="Hyperlink"/>
            <w:noProof/>
          </w:rPr>
          <w:t>Design Trade-offs</w:t>
        </w:r>
        <w:r w:rsidR="0010412D">
          <w:rPr>
            <w:noProof/>
            <w:webHidden/>
          </w:rPr>
          <w:tab/>
        </w:r>
        <w:r w:rsidR="0010412D">
          <w:rPr>
            <w:noProof/>
            <w:webHidden/>
          </w:rPr>
          <w:fldChar w:fldCharType="begin"/>
        </w:r>
        <w:r w:rsidR="0010412D">
          <w:rPr>
            <w:noProof/>
            <w:webHidden/>
          </w:rPr>
          <w:instrText xml:space="preserve"> PAGEREF _Toc496710806 \h </w:instrText>
        </w:r>
        <w:r w:rsidR="0010412D">
          <w:rPr>
            <w:noProof/>
            <w:webHidden/>
          </w:rPr>
        </w:r>
        <w:r w:rsidR="0010412D">
          <w:rPr>
            <w:noProof/>
            <w:webHidden/>
          </w:rPr>
          <w:fldChar w:fldCharType="separate"/>
        </w:r>
        <w:r w:rsidR="0010412D">
          <w:rPr>
            <w:noProof/>
            <w:webHidden/>
          </w:rPr>
          <w:t>3</w:t>
        </w:r>
        <w:r w:rsidR="0010412D">
          <w:rPr>
            <w:noProof/>
            <w:webHidden/>
          </w:rPr>
          <w:fldChar w:fldCharType="end"/>
        </w:r>
      </w:hyperlink>
    </w:p>
    <w:p w14:paraId="30E20530" w14:textId="77777777" w:rsidR="0010412D" w:rsidRDefault="00D550BA">
      <w:pPr>
        <w:pStyle w:val="TOC2"/>
        <w:rPr>
          <w:rFonts w:asciiTheme="minorHAnsi" w:eastAsiaTheme="minorEastAsia" w:hAnsiTheme="minorHAnsi" w:cstheme="minorBidi"/>
          <w:b w:val="0"/>
          <w:noProof/>
          <w:sz w:val="22"/>
          <w:szCs w:val="22"/>
        </w:rPr>
      </w:pPr>
      <w:hyperlink w:anchor="_Toc496710807" w:history="1">
        <w:r w:rsidR="0010412D" w:rsidRPr="00ED02D0">
          <w:rPr>
            <w:rStyle w:val="Hyperlink"/>
            <w:noProof/>
          </w:rPr>
          <w:t>1.9</w:t>
        </w:r>
        <w:r w:rsidR="0010412D">
          <w:rPr>
            <w:rFonts w:asciiTheme="minorHAnsi" w:eastAsiaTheme="minorEastAsia" w:hAnsiTheme="minorHAnsi" w:cstheme="minorBidi"/>
            <w:b w:val="0"/>
            <w:noProof/>
            <w:sz w:val="22"/>
            <w:szCs w:val="22"/>
          </w:rPr>
          <w:tab/>
        </w:r>
        <w:r w:rsidR="0010412D" w:rsidRPr="00ED02D0">
          <w:rPr>
            <w:rStyle w:val="Hyperlink"/>
            <w:noProof/>
          </w:rPr>
          <w:t>User Characteristics</w:t>
        </w:r>
        <w:r w:rsidR="0010412D">
          <w:rPr>
            <w:noProof/>
            <w:webHidden/>
          </w:rPr>
          <w:tab/>
        </w:r>
        <w:r w:rsidR="0010412D">
          <w:rPr>
            <w:noProof/>
            <w:webHidden/>
          </w:rPr>
          <w:fldChar w:fldCharType="begin"/>
        </w:r>
        <w:r w:rsidR="0010412D">
          <w:rPr>
            <w:noProof/>
            <w:webHidden/>
          </w:rPr>
          <w:instrText xml:space="preserve"> PAGEREF _Toc496710807 \h </w:instrText>
        </w:r>
        <w:r w:rsidR="0010412D">
          <w:rPr>
            <w:noProof/>
            <w:webHidden/>
          </w:rPr>
        </w:r>
        <w:r w:rsidR="0010412D">
          <w:rPr>
            <w:noProof/>
            <w:webHidden/>
          </w:rPr>
          <w:fldChar w:fldCharType="separate"/>
        </w:r>
        <w:r w:rsidR="0010412D">
          <w:rPr>
            <w:noProof/>
            <w:webHidden/>
          </w:rPr>
          <w:t>3</w:t>
        </w:r>
        <w:r w:rsidR="0010412D">
          <w:rPr>
            <w:noProof/>
            <w:webHidden/>
          </w:rPr>
          <w:fldChar w:fldCharType="end"/>
        </w:r>
      </w:hyperlink>
    </w:p>
    <w:p w14:paraId="69EDCFD6" w14:textId="77777777" w:rsidR="0010412D" w:rsidRDefault="00D550BA">
      <w:pPr>
        <w:pStyle w:val="TOC3"/>
        <w:rPr>
          <w:rFonts w:asciiTheme="minorHAnsi" w:eastAsiaTheme="minorEastAsia" w:hAnsiTheme="minorHAnsi" w:cstheme="minorBidi"/>
          <w:b w:val="0"/>
          <w:noProof/>
          <w:sz w:val="22"/>
          <w:szCs w:val="22"/>
        </w:rPr>
      </w:pPr>
      <w:hyperlink w:anchor="_Toc496710808" w:history="1">
        <w:r w:rsidR="0010412D" w:rsidRPr="00ED02D0">
          <w:rPr>
            <w:rStyle w:val="Hyperlink"/>
            <w:noProof/>
          </w:rPr>
          <w:t>1.9.1</w:t>
        </w:r>
        <w:r w:rsidR="0010412D">
          <w:rPr>
            <w:rFonts w:asciiTheme="minorHAnsi" w:eastAsiaTheme="minorEastAsia" w:hAnsiTheme="minorHAnsi" w:cstheme="minorBidi"/>
            <w:b w:val="0"/>
            <w:noProof/>
            <w:sz w:val="22"/>
            <w:szCs w:val="22"/>
          </w:rPr>
          <w:tab/>
        </w:r>
        <w:r w:rsidR="0010412D" w:rsidRPr="00ED02D0">
          <w:rPr>
            <w:rStyle w:val="Hyperlink"/>
            <w:noProof/>
          </w:rPr>
          <w:t>User Problem Statement</w:t>
        </w:r>
        <w:r w:rsidR="0010412D">
          <w:rPr>
            <w:noProof/>
            <w:webHidden/>
          </w:rPr>
          <w:tab/>
        </w:r>
        <w:r w:rsidR="0010412D">
          <w:rPr>
            <w:noProof/>
            <w:webHidden/>
          </w:rPr>
          <w:fldChar w:fldCharType="begin"/>
        </w:r>
        <w:r w:rsidR="0010412D">
          <w:rPr>
            <w:noProof/>
            <w:webHidden/>
          </w:rPr>
          <w:instrText xml:space="preserve"> PAGEREF _Toc496710808 \h </w:instrText>
        </w:r>
        <w:r w:rsidR="0010412D">
          <w:rPr>
            <w:noProof/>
            <w:webHidden/>
          </w:rPr>
        </w:r>
        <w:r w:rsidR="0010412D">
          <w:rPr>
            <w:noProof/>
            <w:webHidden/>
          </w:rPr>
          <w:fldChar w:fldCharType="separate"/>
        </w:r>
        <w:r w:rsidR="0010412D">
          <w:rPr>
            <w:noProof/>
            <w:webHidden/>
          </w:rPr>
          <w:t>3</w:t>
        </w:r>
        <w:r w:rsidR="0010412D">
          <w:rPr>
            <w:noProof/>
            <w:webHidden/>
          </w:rPr>
          <w:fldChar w:fldCharType="end"/>
        </w:r>
      </w:hyperlink>
    </w:p>
    <w:p w14:paraId="634B36EE" w14:textId="77777777" w:rsidR="0010412D" w:rsidRDefault="00D550BA">
      <w:pPr>
        <w:pStyle w:val="TOC3"/>
        <w:rPr>
          <w:rFonts w:asciiTheme="minorHAnsi" w:eastAsiaTheme="minorEastAsia" w:hAnsiTheme="minorHAnsi" w:cstheme="minorBidi"/>
          <w:b w:val="0"/>
          <w:noProof/>
          <w:sz w:val="22"/>
          <w:szCs w:val="22"/>
        </w:rPr>
      </w:pPr>
      <w:hyperlink w:anchor="_Toc496710809" w:history="1">
        <w:r w:rsidR="0010412D" w:rsidRPr="00ED02D0">
          <w:rPr>
            <w:rStyle w:val="Hyperlink"/>
            <w:noProof/>
          </w:rPr>
          <w:t>1.9.2</w:t>
        </w:r>
        <w:r w:rsidR="0010412D">
          <w:rPr>
            <w:rFonts w:asciiTheme="minorHAnsi" w:eastAsiaTheme="minorEastAsia" w:hAnsiTheme="minorHAnsi" w:cstheme="minorBidi"/>
            <w:b w:val="0"/>
            <w:noProof/>
            <w:sz w:val="22"/>
            <w:szCs w:val="22"/>
          </w:rPr>
          <w:tab/>
        </w:r>
        <w:r w:rsidR="0010412D" w:rsidRPr="00ED02D0">
          <w:rPr>
            <w:rStyle w:val="Hyperlink"/>
            <w:noProof/>
          </w:rPr>
          <w:t>User Objectives</w:t>
        </w:r>
        <w:r w:rsidR="0010412D">
          <w:rPr>
            <w:noProof/>
            <w:webHidden/>
          </w:rPr>
          <w:tab/>
        </w:r>
        <w:r w:rsidR="0010412D">
          <w:rPr>
            <w:noProof/>
            <w:webHidden/>
          </w:rPr>
          <w:fldChar w:fldCharType="begin"/>
        </w:r>
        <w:r w:rsidR="0010412D">
          <w:rPr>
            <w:noProof/>
            <w:webHidden/>
          </w:rPr>
          <w:instrText xml:space="preserve"> PAGEREF _Toc496710809 \h </w:instrText>
        </w:r>
        <w:r w:rsidR="0010412D">
          <w:rPr>
            <w:noProof/>
            <w:webHidden/>
          </w:rPr>
        </w:r>
        <w:r w:rsidR="0010412D">
          <w:rPr>
            <w:noProof/>
            <w:webHidden/>
          </w:rPr>
          <w:fldChar w:fldCharType="separate"/>
        </w:r>
        <w:r w:rsidR="0010412D">
          <w:rPr>
            <w:noProof/>
            <w:webHidden/>
          </w:rPr>
          <w:t>3</w:t>
        </w:r>
        <w:r w:rsidR="0010412D">
          <w:rPr>
            <w:noProof/>
            <w:webHidden/>
          </w:rPr>
          <w:fldChar w:fldCharType="end"/>
        </w:r>
      </w:hyperlink>
    </w:p>
    <w:p w14:paraId="578741C5" w14:textId="77777777" w:rsidR="0010412D" w:rsidRDefault="00D550BA">
      <w:pPr>
        <w:pStyle w:val="TOC1"/>
        <w:rPr>
          <w:rFonts w:asciiTheme="minorHAnsi" w:eastAsiaTheme="minorEastAsia" w:hAnsiTheme="minorHAnsi" w:cstheme="minorBidi"/>
          <w:b w:val="0"/>
          <w:noProof/>
          <w:sz w:val="22"/>
          <w:szCs w:val="22"/>
        </w:rPr>
      </w:pPr>
      <w:hyperlink w:anchor="_Toc496710810" w:history="1">
        <w:r w:rsidR="0010412D" w:rsidRPr="00ED02D0">
          <w:rPr>
            <w:rStyle w:val="Hyperlink"/>
            <w:noProof/>
          </w:rPr>
          <w:t>2</w:t>
        </w:r>
        <w:r w:rsidR="0010412D">
          <w:rPr>
            <w:rFonts w:asciiTheme="minorHAnsi" w:eastAsiaTheme="minorEastAsia" w:hAnsiTheme="minorHAnsi" w:cstheme="minorBidi"/>
            <w:b w:val="0"/>
            <w:noProof/>
            <w:sz w:val="22"/>
            <w:szCs w:val="22"/>
          </w:rPr>
          <w:tab/>
        </w:r>
        <w:r w:rsidR="0010412D" w:rsidRPr="00ED02D0">
          <w:rPr>
            <w:rStyle w:val="Hyperlink"/>
            <w:noProof/>
          </w:rPr>
          <w:t>Background</w:t>
        </w:r>
        <w:r w:rsidR="0010412D">
          <w:rPr>
            <w:noProof/>
            <w:webHidden/>
          </w:rPr>
          <w:tab/>
        </w:r>
        <w:r w:rsidR="0010412D">
          <w:rPr>
            <w:noProof/>
            <w:webHidden/>
          </w:rPr>
          <w:fldChar w:fldCharType="begin"/>
        </w:r>
        <w:r w:rsidR="0010412D">
          <w:rPr>
            <w:noProof/>
            <w:webHidden/>
          </w:rPr>
          <w:instrText xml:space="preserve"> PAGEREF _Toc496710810 \h </w:instrText>
        </w:r>
        <w:r w:rsidR="0010412D">
          <w:rPr>
            <w:noProof/>
            <w:webHidden/>
          </w:rPr>
        </w:r>
        <w:r w:rsidR="0010412D">
          <w:rPr>
            <w:noProof/>
            <w:webHidden/>
          </w:rPr>
          <w:fldChar w:fldCharType="separate"/>
        </w:r>
        <w:r w:rsidR="0010412D">
          <w:rPr>
            <w:noProof/>
            <w:webHidden/>
          </w:rPr>
          <w:t>4</w:t>
        </w:r>
        <w:r w:rsidR="0010412D">
          <w:rPr>
            <w:noProof/>
            <w:webHidden/>
          </w:rPr>
          <w:fldChar w:fldCharType="end"/>
        </w:r>
      </w:hyperlink>
    </w:p>
    <w:p w14:paraId="7AF2FF53" w14:textId="77777777" w:rsidR="0010412D" w:rsidRDefault="00D550BA">
      <w:pPr>
        <w:pStyle w:val="TOC2"/>
        <w:rPr>
          <w:rFonts w:asciiTheme="minorHAnsi" w:eastAsiaTheme="minorEastAsia" w:hAnsiTheme="minorHAnsi" w:cstheme="minorBidi"/>
          <w:b w:val="0"/>
          <w:noProof/>
          <w:sz w:val="22"/>
          <w:szCs w:val="22"/>
        </w:rPr>
      </w:pPr>
      <w:hyperlink w:anchor="_Toc496710811" w:history="1">
        <w:r w:rsidR="0010412D" w:rsidRPr="00ED02D0">
          <w:rPr>
            <w:rStyle w:val="Hyperlink"/>
            <w:noProof/>
          </w:rPr>
          <w:t>2.1</w:t>
        </w:r>
        <w:r w:rsidR="0010412D">
          <w:rPr>
            <w:rFonts w:asciiTheme="minorHAnsi" w:eastAsiaTheme="minorEastAsia" w:hAnsiTheme="minorHAnsi" w:cstheme="minorBidi"/>
            <w:b w:val="0"/>
            <w:noProof/>
            <w:sz w:val="22"/>
            <w:szCs w:val="22"/>
          </w:rPr>
          <w:tab/>
        </w:r>
        <w:r w:rsidR="0010412D" w:rsidRPr="00ED02D0">
          <w:rPr>
            <w:rStyle w:val="Hyperlink"/>
            <w:noProof/>
          </w:rPr>
          <w:t>Overview of the System</w:t>
        </w:r>
        <w:r w:rsidR="0010412D">
          <w:rPr>
            <w:noProof/>
            <w:webHidden/>
          </w:rPr>
          <w:tab/>
        </w:r>
        <w:r w:rsidR="0010412D">
          <w:rPr>
            <w:noProof/>
            <w:webHidden/>
          </w:rPr>
          <w:fldChar w:fldCharType="begin"/>
        </w:r>
        <w:r w:rsidR="0010412D">
          <w:rPr>
            <w:noProof/>
            <w:webHidden/>
          </w:rPr>
          <w:instrText xml:space="preserve"> PAGEREF _Toc496710811 \h </w:instrText>
        </w:r>
        <w:r w:rsidR="0010412D">
          <w:rPr>
            <w:noProof/>
            <w:webHidden/>
          </w:rPr>
        </w:r>
        <w:r w:rsidR="0010412D">
          <w:rPr>
            <w:noProof/>
            <w:webHidden/>
          </w:rPr>
          <w:fldChar w:fldCharType="separate"/>
        </w:r>
        <w:r w:rsidR="0010412D">
          <w:rPr>
            <w:noProof/>
            <w:webHidden/>
          </w:rPr>
          <w:t>4</w:t>
        </w:r>
        <w:r w:rsidR="0010412D">
          <w:rPr>
            <w:noProof/>
            <w:webHidden/>
          </w:rPr>
          <w:fldChar w:fldCharType="end"/>
        </w:r>
      </w:hyperlink>
    </w:p>
    <w:p w14:paraId="573A0E69" w14:textId="77777777" w:rsidR="0010412D" w:rsidRDefault="00D550BA">
      <w:pPr>
        <w:pStyle w:val="TOC2"/>
        <w:rPr>
          <w:rFonts w:asciiTheme="minorHAnsi" w:eastAsiaTheme="minorEastAsia" w:hAnsiTheme="minorHAnsi" w:cstheme="minorBidi"/>
          <w:b w:val="0"/>
          <w:noProof/>
          <w:sz w:val="22"/>
          <w:szCs w:val="22"/>
        </w:rPr>
      </w:pPr>
      <w:hyperlink w:anchor="_Toc496710812" w:history="1">
        <w:r w:rsidR="0010412D" w:rsidRPr="00ED02D0">
          <w:rPr>
            <w:rStyle w:val="Hyperlink"/>
            <w:noProof/>
          </w:rPr>
          <w:t>2.2</w:t>
        </w:r>
        <w:r w:rsidR="0010412D">
          <w:rPr>
            <w:rFonts w:asciiTheme="minorHAnsi" w:eastAsiaTheme="minorEastAsia" w:hAnsiTheme="minorHAnsi" w:cstheme="minorBidi"/>
            <w:b w:val="0"/>
            <w:noProof/>
            <w:sz w:val="22"/>
            <w:szCs w:val="22"/>
          </w:rPr>
          <w:tab/>
        </w:r>
        <w:r w:rsidR="0010412D" w:rsidRPr="00ED02D0">
          <w:rPr>
            <w:rStyle w:val="Hyperlink"/>
            <w:noProof/>
          </w:rPr>
          <w:t>Overview of the Business Process</w:t>
        </w:r>
        <w:r w:rsidR="0010412D">
          <w:rPr>
            <w:noProof/>
            <w:webHidden/>
          </w:rPr>
          <w:tab/>
        </w:r>
        <w:r w:rsidR="0010412D">
          <w:rPr>
            <w:noProof/>
            <w:webHidden/>
          </w:rPr>
          <w:fldChar w:fldCharType="begin"/>
        </w:r>
        <w:r w:rsidR="0010412D">
          <w:rPr>
            <w:noProof/>
            <w:webHidden/>
          </w:rPr>
          <w:instrText xml:space="preserve"> PAGEREF _Toc496710812 \h </w:instrText>
        </w:r>
        <w:r w:rsidR="0010412D">
          <w:rPr>
            <w:noProof/>
            <w:webHidden/>
          </w:rPr>
        </w:r>
        <w:r w:rsidR="0010412D">
          <w:rPr>
            <w:noProof/>
            <w:webHidden/>
          </w:rPr>
          <w:fldChar w:fldCharType="separate"/>
        </w:r>
        <w:r w:rsidR="0010412D">
          <w:rPr>
            <w:noProof/>
            <w:webHidden/>
          </w:rPr>
          <w:t>4</w:t>
        </w:r>
        <w:r w:rsidR="0010412D">
          <w:rPr>
            <w:noProof/>
            <w:webHidden/>
          </w:rPr>
          <w:fldChar w:fldCharType="end"/>
        </w:r>
      </w:hyperlink>
    </w:p>
    <w:p w14:paraId="6947A457" w14:textId="77777777" w:rsidR="0010412D" w:rsidRDefault="00D550BA">
      <w:pPr>
        <w:pStyle w:val="TOC2"/>
        <w:rPr>
          <w:rFonts w:asciiTheme="minorHAnsi" w:eastAsiaTheme="minorEastAsia" w:hAnsiTheme="minorHAnsi" w:cstheme="minorBidi"/>
          <w:b w:val="0"/>
          <w:noProof/>
          <w:sz w:val="22"/>
          <w:szCs w:val="22"/>
        </w:rPr>
      </w:pPr>
      <w:hyperlink w:anchor="_Toc496710813" w:history="1">
        <w:r w:rsidR="0010412D" w:rsidRPr="00ED02D0">
          <w:rPr>
            <w:rStyle w:val="Hyperlink"/>
            <w:noProof/>
          </w:rPr>
          <w:t>2.3</w:t>
        </w:r>
        <w:r w:rsidR="0010412D">
          <w:rPr>
            <w:rFonts w:asciiTheme="minorHAnsi" w:eastAsiaTheme="minorEastAsia" w:hAnsiTheme="minorHAnsi" w:cstheme="minorBidi"/>
            <w:b w:val="0"/>
            <w:noProof/>
            <w:sz w:val="22"/>
            <w:szCs w:val="22"/>
          </w:rPr>
          <w:tab/>
        </w:r>
        <w:r w:rsidR="0010412D" w:rsidRPr="00ED02D0">
          <w:rPr>
            <w:rStyle w:val="Hyperlink"/>
            <w:noProof/>
          </w:rPr>
          <w:t>Business Benefits</w:t>
        </w:r>
        <w:r w:rsidR="0010412D">
          <w:rPr>
            <w:noProof/>
            <w:webHidden/>
          </w:rPr>
          <w:tab/>
        </w:r>
        <w:r w:rsidR="0010412D">
          <w:rPr>
            <w:noProof/>
            <w:webHidden/>
          </w:rPr>
          <w:fldChar w:fldCharType="begin"/>
        </w:r>
        <w:r w:rsidR="0010412D">
          <w:rPr>
            <w:noProof/>
            <w:webHidden/>
          </w:rPr>
          <w:instrText xml:space="preserve"> PAGEREF _Toc496710813 \h </w:instrText>
        </w:r>
        <w:r w:rsidR="0010412D">
          <w:rPr>
            <w:noProof/>
            <w:webHidden/>
          </w:rPr>
        </w:r>
        <w:r w:rsidR="0010412D">
          <w:rPr>
            <w:noProof/>
            <w:webHidden/>
          </w:rPr>
          <w:fldChar w:fldCharType="separate"/>
        </w:r>
        <w:r w:rsidR="0010412D">
          <w:rPr>
            <w:noProof/>
            <w:webHidden/>
          </w:rPr>
          <w:t>5</w:t>
        </w:r>
        <w:r w:rsidR="0010412D">
          <w:rPr>
            <w:noProof/>
            <w:webHidden/>
          </w:rPr>
          <w:fldChar w:fldCharType="end"/>
        </w:r>
      </w:hyperlink>
    </w:p>
    <w:p w14:paraId="7C788168" w14:textId="77777777" w:rsidR="0010412D" w:rsidRDefault="00D550BA">
      <w:pPr>
        <w:pStyle w:val="TOC2"/>
        <w:rPr>
          <w:rFonts w:asciiTheme="minorHAnsi" w:eastAsiaTheme="minorEastAsia" w:hAnsiTheme="minorHAnsi" w:cstheme="minorBidi"/>
          <w:b w:val="0"/>
          <w:noProof/>
          <w:sz w:val="22"/>
          <w:szCs w:val="22"/>
        </w:rPr>
      </w:pPr>
      <w:hyperlink w:anchor="_Toc496710814" w:history="1">
        <w:r w:rsidR="0010412D" w:rsidRPr="00ED02D0">
          <w:rPr>
            <w:rStyle w:val="Hyperlink"/>
            <w:noProof/>
          </w:rPr>
          <w:t>2.4</w:t>
        </w:r>
        <w:r w:rsidR="0010412D">
          <w:rPr>
            <w:rFonts w:asciiTheme="minorHAnsi" w:eastAsiaTheme="minorEastAsia" w:hAnsiTheme="minorHAnsi" w:cstheme="minorBidi"/>
            <w:b w:val="0"/>
            <w:noProof/>
            <w:sz w:val="22"/>
            <w:szCs w:val="22"/>
          </w:rPr>
          <w:tab/>
        </w:r>
        <w:r w:rsidR="0010412D" w:rsidRPr="00ED02D0">
          <w:rPr>
            <w:rStyle w:val="Hyperlink"/>
            <w:noProof/>
          </w:rPr>
          <w:t>Assumptions and Constraints</w:t>
        </w:r>
        <w:r w:rsidR="0010412D">
          <w:rPr>
            <w:noProof/>
            <w:webHidden/>
          </w:rPr>
          <w:tab/>
        </w:r>
        <w:r w:rsidR="0010412D">
          <w:rPr>
            <w:noProof/>
            <w:webHidden/>
          </w:rPr>
          <w:fldChar w:fldCharType="begin"/>
        </w:r>
        <w:r w:rsidR="0010412D">
          <w:rPr>
            <w:noProof/>
            <w:webHidden/>
          </w:rPr>
          <w:instrText xml:space="preserve"> PAGEREF _Toc496710814 \h </w:instrText>
        </w:r>
        <w:r w:rsidR="0010412D">
          <w:rPr>
            <w:noProof/>
            <w:webHidden/>
          </w:rPr>
        </w:r>
        <w:r w:rsidR="0010412D">
          <w:rPr>
            <w:noProof/>
            <w:webHidden/>
          </w:rPr>
          <w:fldChar w:fldCharType="separate"/>
        </w:r>
        <w:r w:rsidR="0010412D">
          <w:rPr>
            <w:noProof/>
            <w:webHidden/>
          </w:rPr>
          <w:t>5</w:t>
        </w:r>
        <w:r w:rsidR="0010412D">
          <w:rPr>
            <w:noProof/>
            <w:webHidden/>
          </w:rPr>
          <w:fldChar w:fldCharType="end"/>
        </w:r>
      </w:hyperlink>
    </w:p>
    <w:p w14:paraId="360970E3" w14:textId="77777777" w:rsidR="0010412D" w:rsidRDefault="00D550BA">
      <w:pPr>
        <w:pStyle w:val="TOC3"/>
        <w:rPr>
          <w:rFonts w:asciiTheme="minorHAnsi" w:eastAsiaTheme="minorEastAsia" w:hAnsiTheme="minorHAnsi" w:cstheme="minorBidi"/>
          <w:b w:val="0"/>
          <w:noProof/>
          <w:sz w:val="22"/>
          <w:szCs w:val="22"/>
        </w:rPr>
      </w:pPr>
      <w:hyperlink w:anchor="_Toc496710815" w:history="1">
        <w:r w:rsidR="0010412D" w:rsidRPr="00ED02D0">
          <w:rPr>
            <w:rStyle w:val="Hyperlink"/>
            <w:noProof/>
          </w:rPr>
          <w:t>2.4.1</w:t>
        </w:r>
        <w:r w:rsidR="0010412D">
          <w:rPr>
            <w:rFonts w:asciiTheme="minorHAnsi" w:eastAsiaTheme="minorEastAsia" w:hAnsiTheme="minorHAnsi" w:cstheme="minorBidi"/>
            <w:b w:val="0"/>
            <w:noProof/>
            <w:sz w:val="22"/>
            <w:szCs w:val="22"/>
          </w:rPr>
          <w:tab/>
        </w:r>
        <w:r w:rsidR="0010412D" w:rsidRPr="00ED02D0">
          <w:rPr>
            <w:rStyle w:val="Hyperlink"/>
            <w:noProof/>
          </w:rPr>
          <w:t>Design Assumptions</w:t>
        </w:r>
        <w:r w:rsidR="0010412D">
          <w:rPr>
            <w:noProof/>
            <w:webHidden/>
          </w:rPr>
          <w:tab/>
        </w:r>
        <w:r w:rsidR="0010412D">
          <w:rPr>
            <w:noProof/>
            <w:webHidden/>
          </w:rPr>
          <w:fldChar w:fldCharType="begin"/>
        </w:r>
        <w:r w:rsidR="0010412D">
          <w:rPr>
            <w:noProof/>
            <w:webHidden/>
          </w:rPr>
          <w:instrText xml:space="preserve"> PAGEREF _Toc496710815 \h </w:instrText>
        </w:r>
        <w:r w:rsidR="0010412D">
          <w:rPr>
            <w:noProof/>
            <w:webHidden/>
          </w:rPr>
        </w:r>
        <w:r w:rsidR="0010412D">
          <w:rPr>
            <w:noProof/>
            <w:webHidden/>
          </w:rPr>
          <w:fldChar w:fldCharType="separate"/>
        </w:r>
        <w:r w:rsidR="0010412D">
          <w:rPr>
            <w:noProof/>
            <w:webHidden/>
          </w:rPr>
          <w:t>5</w:t>
        </w:r>
        <w:r w:rsidR="0010412D">
          <w:rPr>
            <w:noProof/>
            <w:webHidden/>
          </w:rPr>
          <w:fldChar w:fldCharType="end"/>
        </w:r>
      </w:hyperlink>
    </w:p>
    <w:p w14:paraId="233C82EB" w14:textId="77777777" w:rsidR="0010412D" w:rsidRDefault="00D550BA">
      <w:pPr>
        <w:pStyle w:val="TOC3"/>
        <w:rPr>
          <w:rFonts w:asciiTheme="minorHAnsi" w:eastAsiaTheme="minorEastAsia" w:hAnsiTheme="minorHAnsi" w:cstheme="minorBidi"/>
          <w:b w:val="0"/>
          <w:noProof/>
          <w:sz w:val="22"/>
          <w:szCs w:val="22"/>
        </w:rPr>
      </w:pPr>
      <w:hyperlink w:anchor="_Toc496710816" w:history="1">
        <w:r w:rsidR="0010412D" w:rsidRPr="00ED02D0">
          <w:rPr>
            <w:rStyle w:val="Hyperlink"/>
            <w:noProof/>
          </w:rPr>
          <w:t>2.4.2</w:t>
        </w:r>
        <w:r w:rsidR="0010412D">
          <w:rPr>
            <w:rFonts w:asciiTheme="minorHAnsi" w:eastAsiaTheme="minorEastAsia" w:hAnsiTheme="minorHAnsi" w:cstheme="minorBidi"/>
            <w:b w:val="0"/>
            <w:noProof/>
            <w:sz w:val="22"/>
            <w:szCs w:val="22"/>
          </w:rPr>
          <w:tab/>
        </w:r>
        <w:r w:rsidR="0010412D" w:rsidRPr="00ED02D0">
          <w:rPr>
            <w:rStyle w:val="Hyperlink"/>
            <w:noProof/>
          </w:rPr>
          <w:t>Design Constraints</w:t>
        </w:r>
        <w:r w:rsidR="0010412D">
          <w:rPr>
            <w:noProof/>
            <w:webHidden/>
          </w:rPr>
          <w:tab/>
        </w:r>
        <w:r w:rsidR="0010412D">
          <w:rPr>
            <w:noProof/>
            <w:webHidden/>
          </w:rPr>
          <w:fldChar w:fldCharType="begin"/>
        </w:r>
        <w:r w:rsidR="0010412D">
          <w:rPr>
            <w:noProof/>
            <w:webHidden/>
          </w:rPr>
          <w:instrText xml:space="preserve"> PAGEREF _Toc496710816 \h </w:instrText>
        </w:r>
        <w:r w:rsidR="0010412D">
          <w:rPr>
            <w:noProof/>
            <w:webHidden/>
          </w:rPr>
        </w:r>
        <w:r w:rsidR="0010412D">
          <w:rPr>
            <w:noProof/>
            <w:webHidden/>
          </w:rPr>
          <w:fldChar w:fldCharType="separate"/>
        </w:r>
        <w:r w:rsidR="0010412D">
          <w:rPr>
            <w:noProof/>
            <w:webHidden/>
          </w:rPr>
          <w:t>6</w:t>
        </w:r>
        <w:r w:rsidR="0010412D">
          <w:rPr>
            <w:noProof/>
            <w:webHidden/>
          </w:rPr>
          <w:fldChar w:fldCharType="end"/>
        </w:r>
      </w:hyperlink>
    </w:p>
    <w:p w14:paraId="63772BAA" w14:textId="77777777" w:rsidR="0010412D" w:rsidRDefault="00D550BA">
      <w:pPr>
        <w:pStyle w:val="TOC2"/>
        <w:rPr>
          <w:rFonts w:asciiTheme="minorHAnsi" w:eastAsiaTheme="minorEastAsia" w:hAnsiTheme="minorHAnsi" w:cstheme="minorBidi"/>
          <w:b w:val="0"/>
          <w:noProof/>
          <w:sz w:val="22"/>
          <w:szCs w:val="22"/>
        </w:rPr>
      </w:pPr>
      <w:hyperlink w:anchor="_Toc496710817" w:history="1">
        <w:r w:rsidR="0010412D" w:rsidRPr="00ED02D0">
          <w:rPr>
            <w:rStyle w:val="Hyperlink"/>
            <w:noProof/>
          </w:rPr>
          <w:t>2.5</w:t>
        </w:r>
        <w:r w:rsidR="0010412D">
          <w:rPr>
            <w:rFonts w:asciiTheme="minorHAnsi" w:eastAsiaTheme="minorEastAsia" w:hAnsiTheme="minorHAnsi" w:cstheme="minorBidi"/>
            <w:b w:val="0"/>
            <w:noProof/>
            <w:sz w:val="22"/>
            <w:szCs w:val="22"/>
          </w:rPr>
          <w:tab/>
        </w:r>
        <w:r w:rsidR="0010412D" w:rsidRPr="00ED02D0">
          <w:rPr>
            <w:rStyle w:val="Hyperlink"/>
            <w:noProof/>
          </w:rPr>
          <w:t>Overview of the Significant Requirements</w:t>
        </w:r>
        <w:r w:rsidR="0010412D">
          <w:rPr>
            <w:noProof/>
            <w:webHidden/>
          </w:rPr>
          <w:tab/>
        </w:r>
        <w:r w:rsidR="0010412D">
          <w:rPr>
            <w:noProof/>
            <w:webHidden/>
          </w:rPr>
          <w:fldChar w:fldCharType="begin"/>
        </w:r>
        <w:r w:rsidR="0010412D">
          <w:rPr>
            <w:noProof/>
            <w:webHidden/>
          </w:rPr>
          <w:instrText xml:space="preserve"> PAGEREF _Toc496710817 \h </w:instrText>
        </w:r>
        <w:r w:rsidR="0010412D">
          <w:rPr>
            <w:noProof/>
            <w:webHidden/>
          </w:rPr>
        </w:r>
        <w:r w:rsidR="0010412D">
          <w:rPr>
            <w:noProof/>
            <w:webHidden/>
          </w:rPr>
          <w:fldChar w:fldCharType="separate"/>
        </w:r>
        <w:r w:rsidR="0010412D">
          <w:rPr>
            <w:noProof/>
            <w:webHidden/>
          </w:rPr>
          <w:t>7</w:t>
        </w:r>
        <w:r w:rsidR="0010412D">
          <w:rPr>
            <w:noProof/>
            <w:webHidden/>
          </w:rPr>
          <w:fldChar w:fldCharType="end"/>
        </w:r>
      </w:hyperlink>
    </w:p>
    <w:p w14:paraId="6DD2FEBC" w14:textId="77777777" w:rsidR="0010412D" w:rsidRDefault="00D550BA">
      <w:pPr>
        <w:pStyle w:val="TOC3"/>
        <w:rPr>
          <w:rFonts w:asciiTheme="minorHAnsi" w:eastAsiaTheme="minorEastAsia" w:hAnsiTheme="minorHAnsi" w:cstheme="minorBidi"/>
          <w:b w:val="0"/>
          <w:noProof/>
          <w:sz w:val="22"/>
          <w:szCs w:val="22"/>
        </w:rPr>
      </w:pPr>
      <w:hyperlink w:anchor="_Toc496710818" w:history="1">
        <w:r w:rsidR="0010412D" w:rsidRPr="00ED02D0">
          <w:rPr>
            <w:rStyle w:val="Hyperlink"/>
            <w:noProof/>
          </w:rPr>
          <w:t>2.5.1</w:t>
        </w:r>
        <w:r w:rsidR="0010412D">
          <w:rPr>
            <w:rFonts w:asciiTheme="minorHAnsi" w:eastAsiaTheme="minorEastAsia" w:hAnsiTheme="minorHAnsi" w:cstheme="minorBidi"/>
            <w:b w:val="0"/>
            <w:noProof/>
            <w:sz w:val="22"/>
            <w:szCs w:val="22"/>
          </w:rPr>
          <w:tab/>
        </w:r>
        <w:r w:rsidR="0010412D" w:rsidRPr="00ED02D0">
          <w:rPr>
            <w:rStyle w:val="Hyperlink"/>
            <w:noProof/>
          </w:rPr>
          <w:t>Overview of the Significant Functional Requirements</w:t>
        </w:r>
        <w:r w:rsidR="0010412D">
          <w:rPr>
            <w:noProof/>
            <w:webHidden/>
          </w:rPr>
          <w:tab/>
        </w:r>
        <w:r w:rsidR="0010412D">
          <w:rPr>
            <w:noProof/>
            <w:webHidden/>
          </w:rPr>
          <w:fldChar w:fldCharType="begin"/>
        </w:r>
        <w:r w:rsidR="0010412D">
          <w:rPr>
            <w:noProof/>
            <w:webHidden/>
          </w:rPr>
          <w:instrText xml:space="preserve"> PAGEREF _Toc496710818 \h </w:instrText>
        </w:r>
        <w:r w:rsidR="0010412D">
          <w:rPr>
            <w:noProof/>
            <w:webHidden/>
          </w:rPr>
        </w:r>
        <w:r w:rsidR="0010412D">
          <w:rPr>
            <w:noProof/>
            <w:webHidden/>
          </w:rPr>
          <w:fldChar w:fldCharType="separate"/>
        </w:r>
        <w:r w:rsidR="0010412D">
          <w:rPr>
            <w:noProof/>
            <w:webHidden/>
          </w:rPr>
          <w:t>7</w:t>
        </w:r>
        <w:r w:rsidR="0010412D">
          <w:rPr>
            <w:noProof/>
            <w:webHidden/>
          </w:rPr>
          <w:fldChar w:fldCharType="end"/>
        </w:r>
      </w:hyperlink>
    </w:p>
    <w:p w14:paraId="5283544D" w14:textId="77777777" w:rsidR="0010412D" w:rsidRDefault="00D550BA">
      <w:pPr>
        <w:pStyle w:val="TOC3"/>
        <w:rPr>
          <w:rFonts w:asciiTheme="minorHAnsi" w:eastAsiaTheme="minorEastAsia" w:hAnsiTheme="minorHAnsi" w:cstheme="minorBidi"/>
          <w:b w:val="0"/>
          <w:noProof/>
          <w:sz w:val="22"/>
          <w:szCs w:val="22"/>
        </w:rPr>
      </w:pPr>
      <w:hyperlink w:anchor="_Toc496710819" w:history="1">
        <w:r w:rsidR="0010412D" w:rsidRPr="00ED02D0">
          <w:rPr>
            <w:rStyle w:val="Hyperlink"/>
            <w:noProof/>
          </w:rPr>
          <w:t>2.5.2</w:t>
        </w:r>
        <w:r w:rsidR="0010412D">
          <w:rPr>
            <w:rFonts w:asciiTheme="minorHAnsi" w:eastAsiaTheme="minorEastAsia" w:hAnsiTheme="minorHAnsi" w:cstheme="minorBidi"/>
            <w:b w:val="0"/>
            <w:noProof/>
            <w:sz w:val="22"/>
            <w:szCs w:val="22"/>
          </w:rPr>
          <w:tab/>
        </w:r>
        <w:r w:rsidR="0010412D" w:rsidRPr="00ED02D0">
          <w:rPr>
            <w:rStyle w:val="Hyperlink"/>
            <w:noProof/>
          </w:rPr>
          <w:t>Functional Workload and Functional Performance Requirements</w:t>
        </w:r>
        <w:r w:rsidR="0010412D">
          <w:rPr>
            <w:noProof/>
            <w:webHidden/>
          </w:rPr>
          <w:tab/>
        </w:r>
        <w:r w:rsidR="0010412D">
          <w:rPr>
            <w:noProof/>
            <w:webHidden/>
          </w:rPr>
          <w:fldChar w:fldCharType="begin"/>
        </w:r>
        <w:r w:rsidR="0010412D">
          <w:rPr>
            <w:noProof/>
            <w:webHidden/>
          </w:rPr>
          <w:instrText xml:space="preserve"> PAGEREF _Toc496710819 \h </w:instrText>
        </w:r>
        <w:r w:rsidR="0010412D">
          <w:rPr>
            <w:noProof/>
            <w:webHidden/>
          </w:rPr>
        </w:r>
        <w:r w:rsidR="0010412D">
          <w:rPr>
            <w:noProof/>
            <w:webHidden/>
          </w:rPr>
          <w:fldChar w:fldCharType="separate"/>
        </w:r>
        <w:r w:rsidR="0010412D">
          <w:rPr>
            <w:noProof/>
            <w:webHidden/>
          </w:rPr>
          <w:t>7</w:t>
        </w:r>
        <w:r w:rsidR="0010412D">
          <w:rPr>
            <w:noProof/>
            <w:webHidden/>
          </w:rPr>
          <w:fldChar w:fldCharType="end"/>
        </w:r>
      </w:hyperlink>
    </w:p>
    <w:p w14:paraId="1345FE4B" w14:textId="77777777" w:rsidR="0010412D" w:rsidRDefault="00D550BA">
      <w:pPr>
        <w:pStyle w:val="TOC3"/>
        <w:rPr>
          <w:rFonts w:asciiTheme="minorHAnsi" w:eastAsiaTheme="minorEastAsia" w:hAnsiTheme="minorHAnsi" w:cstheme="minorBidi"/>
          <w:b w:val="0"/>
          <w:noProof/>
          <w:sz w:val="22"/>
          <w:szCs w:val="22"/>
        </w:rPr>
      </w:pPr>
      <w:hyperlink w:anchor="_Toc496710820" w:history="1">
        <w:r w:rsidR="0010412D" w:rsidRPr="00ED02D0">
          <w:rPr>
            <w:rStyle w:val="Hyperlink"/>
            <w:noProof/>
          </w:rPr>
          <w:t>2.5.3</w:t>
        </w:r>
        <w:r w:rsidR="0010412D">
          <w:rPr>
            <w:rFonts w:asciiTheme="minorHAnsi" w:eastAsiaTheme="minorEastAsia" w:hAnsiTheme="minorHAnsi" w:cstheme="minorBidi"/>
            <w:b w:val="0"/>
            <w:noProof/>
            <w:sz w:val="22"/>
            <w:szCs w:val="22"/>
          </w:rPr>
          <w:tab/>
        </w:r>
        <w:r w:rsidR="0010412D" w:rsidRPr="00ED02D0">
          <w:rPr>
            <w:rStyle w:val="Hyperlink"/>
            <w:noProof/>
          </w:rPr>
          <w:t>Operational Requirements</w:t>
        </w:r>
        <w:r w:rsidR="0010412D">
          <w:rPr>
            <w:noProof/>
            <w:webHidden/>
          </w:rPr>
          <w:tab/>
        </w:r>
        <w:r w:rsidR="0010412D">
          <w:rPr>
            <w:noProof/>
            <w:webHidden/>
          </w:rPr>
          <w:fldChar w:fldCharType="begin"/>
        </w:r>
        <w:r w:rsidR="0010412D">
          <w:rPr>
            <w:noProof/>
            <w:webHidden/>
          </w:rPr>
          <w:instrText xml:space="preserve"> PAGEREF _Toc496710820 \h </w:instrText>
        </w:r>
        <w:r w:rsidR="0010412D">
          <w:rPr>
            <w:noProof/>
            <w:webHidden/>
          </w:rPr>
        </w:r>
        <w:r w:rsidR="0010412D">
          <w:rPr>
            <w:noProof/>
            <w:webHidden/>
          </w:rPr>
          <w:fldChar w:fldCharType="separate"/>
        </w:r>
        <w:r w:rsidR="0010412D">
          <w:rPr>
            <w:noProof/>
            <w:webHidden/>
          </w:rPr>
          <w:t>8</w:t>
        </w:r>
        <w:r w:rsidR="0010412D">
          <w:rPr>
            <w:noProof/>
            <w:webHidden/>
          </w:rPr>
          <w:fldChar w:fldCharType="end"/>
        </w:r>
      </w:hyperlink>
    </w:p>
    <w:p w14:paraId="7F39416F" w14:textId="77777777" w:rsidR="0010412D" w:rsidRDefault="00D550BA">
      <w:pPr>
        <w:pStyle w:val="TOC3"/>
        <w:rPr>
          <w:rFonts w:asciiTheme="minorHAnsi" w:eastAsiaTheme="minorEastAsia" w:hAnsiTheme="minorHAnsi" w:cstheme="minorBidi"/>
          <w:b w:val="0"/>
          <w:noProof/>
          <w:sz w:val="22"/>
          <w:szCs w:val="22"/>
        </w:rPr>
      </w:pPr>
      <w:hyperlink w:anchor="_Toc496710821" w:history="1">
        <w:r w:rsidR="0010412D" w:rsidRPr="00ED02D0">
          <w:rPr>
            <w:rStyle w:val="Hyperlink"/>
            <w:noProof/>
          </w:rPr>
          <w:t>2.5.4</w:t>
        </w:r>
        <w:r w:rsidR="0010412D">
          <w:rPr>
            <w:rFonts w:asciiTheme="minorHAnsi" w:eastAsiaTheme="minorEastAsia" w:hAnsiTheme="minorHAnsi" w:cstheme="minorBidi"/>
            <w:b w:val="0"/>
            <w:noProof/>
            <w:sz w:val="22"/>
            <w:szCs w:val="22"/>
          </w:rPr>
          <w:tab/>
        </w:r>
        <w:r w:rsidR="0010412D" w:rsidRPr="00ED02D0">
          <w:rPr>
            <w:rStyle w:val="Hyperlink"/>
            <w:noProof/>
          </w:rPr>
          <w:t>Overview of the Technical Requirements</w:t>
        </w:r>
        <w:r w:rsidR="0010412D">
          <w:rPr>
            <w:noProof/>
            <w:webHidden/>
          </w:rPr>
          <w:tab/>
        </w:r>
        <w:r w:rsidR="0010412D">
          <w:rPr>
            <w:noProof/>
            <w:webHidden/>
          </w:rPr>
          <w:fldChar w:fldCharType="begin"/>
        </w:r>
        <w:r w:rsidR="0010412D">
          <w:rPr>
            <w:noProof/>
            <w:webHidden/>
          </w:rPr>
          <w:instrText xml:space="preserve"> PAGEREF _Toc496710821 \h </w:instrText>
        </w:r>
        <w:r w:rsidR="0010412D">
          <w:rPr>
            <w:noProof/>
            <w:webHidden/>
          </w:rPr>
        </w:r>
        <w:r w:rsidR="0010412D">
          <w:rPr>
            <w:noProof/>
            <w:webHidden/>
          </w:rPr>
          <w:fldChar w:fldCharType="separate"/>
        </w:r>
        <w:r w:rsidR="0010412D">
          <w:rPr>
            <w:noProof/>
            <w:webHidden/>
          </w:rPr>
          <w:t>8</w:t>
        </w:r>
        <w:r w:rsidR="0010412D">
          <w:rPr>
            <w:noProof/>
            <w:webHidden/>
          </w:rPr>
          <w:fldChar w:fldCharType="end"/>
        </w:r>
      </w:hyperlink>
    </w:p>
    <w:p w14:paraId="52903662" w14:textId="77777777" w:rsidR="0010412D" w:rsidRDefault="00D550BA">
      <w:pPr>
        <w:pStyle w:val="TOC3"/>
        <w:rPr>
          <w:rFonts w:asciiTheme="minorHAnsi" w:eastAsiaTheme="minorEastAsia" w:hAnsiTheme="minorHAnsi" w:cstheme="minorBidi"/>
          <w:b w:val="0"/>
          <w:noProof/>
          <w:sz w:val="22"/>
          <w:szCs w:val="22"/>
        </w:rPr>
      </w:pPr>
      <w:hyperlink w:anchor="_Toc496710822" w:history="1">
        <w:r w:rsidR="0010412D" w:rsidRPr="00ED02D0">
          <w:rPr>
            <w:rStyle w:val="Hyperlink"/>
            <w:noProof/>
          </w:rPr>
          <w:t>2.5.5</w:t>
        </w:r>
        <w:r w:rsidR="0010412D">
          <w:rPr>
            <w:rFonts w:asciiTheme="minorHAnsi" w:eastAsiaTheme="minorEastAsia" w:hAnsiTheme="minorHAnsi" w:cstheme="minorBidi"/>
            <w:b w:val="0"/>
            <w:noProof/>
            <w:sz w:val="22"/>
            <w:szCs w:val="22"/>
          </w:rPr>
          <w:tab/>
        </w:r>
        <w:r w:rsidR="0010412D" w:rsidRPr="00ED02D0">
          <w:rPr>
            <w:rStyle w:val="Hyperlink"/>
            <w:noProof/>
          </w:rPr>
          <w:t>Overview of the Security or Privacy Requirements</w:t>
        </w:r>
        <w:r w:rsidR="0010412D">
          <w:rPr>
            <w:noProof/>
            <w:webHidden/>
          </w:rPr>
          <w:tab/>
        </w:r>
        <w:r w:rsidR="0010412D">
          <w:rPr>
            <w:noProof/>
            <w:webHidden/>
          </w:rPr>
          <w:fldChar w:fldCharType="begin"/>
        </w:r>
        <w:r w:rsidR="0010412D">
          <w:rPr>
            <w:noProof/>
            <w:webHidden/>
          </w:rPr>
          <w:instrText xml:space="preserve"> PAGEREF _Toc496710822 \h </w:instrText>
        </w:r>
        <w:r w:rsidR="0010412D">
          <w:rPr>
            <w:noProof/>
            <w:webHidden/>
          </w:rPr>
        </w:r>
        <w:r w:rsidR="0010412D">
          <w:rPr>
            <w:noProof/>
            <w:webHidden/>
          </w:rPr>
          <w:fldChar w:fldCharType="separate"/>
        </w:r>
        <w:r w:rsidR="0010412D">
          <w:rPr>
            <w:noProof/>
            <w:webHidden/>
          </w:rPr>
          <w:t>8</w:t>
        </w:r>
        <w:r w:rsidR="0010412D">
          <w:rPr>
            <w:noProof/>
            <w:webHidden/>
          </w:rPr>
          <w:fldChar w:fldCharType="end"/>
        </w:r>
      </w:hyperlink>
    </w:p>
    <w:p w14:paraId="01833F92" w14:textId="77777777" w:rsidR="0010412D" w:rsidRDefault="00D550BA">
      <w:pPr>
        <w:pStyle w:val="TOC3"/>
        <w:rPr>
          <w:rFonts w:asciiTheme="minorHAnsi" w:eastAsiaTheme="minorEastAsia" w:hAnsiTheme="minorHAnsi" w:cstheme="minorBidi"/>
          <w:b w:val="0"/>
          <w:noProof/>
          <w:sz w:val="22"/>
          <w:szCs w:val="22"/>
        </w:rPr>
      </w:pPr>
      <w:hyperlink w:anchor="_Toc496710823" w:history="1">
        <w:r w:rsidR="0010412D" w:rsidRPr="00ED02D0">
          <w:rPr>
            <w:rStyle w:val="Hyperlink"/>
            <w:noProof/>
          </w:rPr>
          <w:t>2.5.6</w:t>
        </w:r>
        <w:r w:rsidR="0010412D">
          <w:rPr>
            <w:rFonts w:asciiTheme="minorHAnsi" w:eastAsiaTheme="minorEastAsia" w:hAnsiTheme="minorHAnsi" w:cstheme="minorBidi"/>
            <w:b w:val="0"/>
            <w:noProof/>
            <w:sz w:val="22"/>
            <w:szCs w:val="22"/>
          </w:rPr>
          <w:tab/>
        </w:r>
        <w:r w:rsidR="0010412D" w:rsidRPr="00ED02D0">
          <w:rPr>
            <w:rStyle w:val="Hyperlink"/>
            <w:noProof/>
          </w:rPr>
          <w:t>System Criticality and High Availability Requirements</w:t>
        </w:r>
        <w:r w:rsidR="0010412D">
          <w:rPr>
            <w:noProof/>
            <w:webHidden/>
          </w:rPr>
          <w:tab/>
        </w:r>
        <w:r w:rsidR="0010412D">
          <w:rPr>
            <w:noProof/>
            <w:webHidden/>
          </w:rPr>
          <w:fldChar w:fldCharType="begin"/>
        </w:r>
        <w:r w:rsidR="0010412D">
          <w:rPr>
            <w:noProof/>
            <w:webHidden/>
          </w:rPr>
          <w:instrText xml:space="preserve"> PAGEREF _Toc496710823 \h </w:instrText>
        </w:r>
        <w:r w:rsidR="0010412D">
          <w:rPr>
            <w:noProof/>
            <w:webHidden/>
          </w:rPr>
        </w:r>
        <w:r w:rsidR="0010412D">
          <w:rPr>
            <w:noProof/>
            <w:webHidden/>
          </w:rPr>
          <w:fldChar w:fldCharType="separate"/>
        </w:r>
        <w:r w:rsidR="0010412D">
          <w:rPr>
            <w:noProof/>
            <w:webHidden/>
          </w:rPr>
          <w:t>10</w:t>
        </w:r>
        <w:r w:rsidR="0010412D">
          <w:rPr>
            <w:noProof/>
            <w:webHidden/>
          </w:rPr>
          <w:fldChar w:fldCharType="end"/>
        </w:r>
      </w:hyperlink>
    </w:p>
    <w:p w14:paraId="232A8215" w14:textId="77777777" w:rsidR="0010412D" w:rsidRDefault="00D550BA">
      <w:pPr>
        <w:pStyle w:val="TOC3"/>
        <w:rPr>
          <w:rFonts w:asciiTheme="minorHAnsi" w:eastAsiaTheme="minorEastAsia" w:hAnsiTheme="minorHAnsi" w:cstheme="minorBidi"/>
          <w:b w:val="0"/>
          <w:noProof/>
          <w:sz w:val="22"/>
          <w:szCs w:val="22"/>
        </w:rPr>
      </w:pPr>
      <w:hyperlink w:anchor="_Toc496710824" w:history="1">
        <w:r w:rsidR="0010412D" w:rsidRPr="00ED02D0">
          <w:rPr>
            <w:rStyle w:val="Hyperlink"/>
            <w:noProof/>
          </w:rPr>
          <w:t>2.5.7</w:t>
        </w:r>
        <w:r w:rsidR="0010412D">
          <w:rPr>
            <w:rFonts w:asciiTheme="minorHAnsi" w:eastAsiaTheme="minorEastAsia" w:hAnsiTheme="minorHAnsi" w:cstheme="minorBidi"/>
            <w:b w:val="0"/>
            <w:noProof/>
            <w:sz w:val="22"/>
            <w:szCs w:val="22"/>
          </w:rPr>
          <w:tab/>
        </w:r>
        <w:r w:rsidR="0010412D" w:rsidRPr="00ED02D0">
          <w:rPr>
            <w:rStyle w:val="Hyperlink"/>
            <w:noProof/>
          </w:rPr>
          <w:t>Special Device Requirements</w:t>
        </w:r>
        <w:r w:rsidR="0010412D">
          <w:rPr>
            <w:noProof/>
            <w:webHidden/>
          </w:rPr>
          <w:tab/>
        </w:r>
        <w:r w:rsidR="0010412D">
          <w:rPr>
            <w:noProof/>
            <w:webHidden/>
          </w:rPr>
          <w:fldChar w:fldCharType="begin"/>
        </w:r>
        <w:r w:rsidR="0010412D">
          <w:rPr>
            <w:noProof/>
            <w:webHidden/>
          </w:rPr>
          <w:instrText xml:space="preserve"> PAGEREF _Toc496710824 \h </w:instrText>
        </w:r>
        <w:r w:rsidR="0010412D">
          <w:rPr>
            <w:noProof/>
            <w:webHidden/>
          </w:rPr>
        </w:r>
        <w:r w:rsidR="0010412D">
          <w:rPr>
            <w:noProof/>
            <w:webHidden/>
          </w:rPr>
          <w:fldChar w:fldCharType="separate"/>
        </w:r>
        <w:r w:rsidR="0010412D">
          <w:rPr>
            <w:noProof/>
            <w:webHidden/>
          </w:rPr>
          <w:t>10</w:t>
        </w:r>
        <w:r w:rsidR="0010412D">
          <w:rPr>
            <w:noProof/>
            <w:webHidden/>
          </w:rPr>
          <w:fldChar w:fldCharType="end"/>
        </w:r>
      </w:hyperlink>
    </w:p>
    <w:p w14:paraId="30CD2264" w14:textId="77777777" w:rsidR="0010412D" w:rsidRDefault="00D550BA">
      <w:pPr>
        <w:pStyle w:val="TOC2"/>
        <w:rPr>
          <w:rFonts w:asciiTheme="minorHAnsi" w:eastAsiaTheme="minorEastAsia" w:hAnsiTheme="minorHAnsi" w:cstheme="minorBidi"/>
          <w:b w:val="0"/>
          <w:noProof/>
          <w:sz w:val="22"/>
          <w:szCs w:val="22"/>
        </w:rPr>
      </w:pPr>
      <w:hyperlink w:anchor="_Toc496710825" w:history="1">
        <w:r w:rsidR="0010412D" w:rsidRPr="00ED02D0">
          <w:rPr>
            <w:rStyle w:val="Hyperlink"/>
            <w:noProof/>
          </w:rPr>
          <w:t>2.6</w:t>
        </w:r>
        <w:r w:rsidR="0010412D">
          <w:rPr>
            <w:rFonts w:asciiTheme="minorHAnsi" w:eastAsiaTheme="minorEastAsia" w:hAnsiTheme="minorHAnsi" w:cstheme="minorBidi"/>
            <w:b w:val="0"/>
            <w:noProof/>
            <w:sz w:val="22"/>
            <w:szCs w:val="22"/>
          </w:rPr>
          <w:tab/>
        </w:r>
        <w:r w:rsidR="0010412D" w:rsidRPr="00ED02D0">
          <w:rPr>
            <w:rStyle w:val="Hyperlink"/>
            <w:noProof/>
          </w:rPr>
          <w:t>Legacy System Retirement</w:t>
        </w:r>
        <w:r w:rsidR="0010412D">
          <w:rPr>
            <w:noProof/>
            <w:webHidden/>
          </w:rPr>
          <w:tab/>
        </w:r>
        <w:r w:rsidR="0010412D">
          <w:rPr>
            <w:noProof/>
            <w:webHidden/>
          </w:rPr>
          <w:fldChar w:fldCharType="begin"/>
        </w:r>
        <w:r w:rsidR="0010412D">
          <w:rPr>
            <w:noProof/>
            <w:webHidden/>
          </w:rPr>
          <w:instrText xml:space="preserve"> PAGEREF _Toc496710825 \h </w:instrText>
        </w:r>
        <w:r w:rsidR="0010412D">
          <w:rPr>
            <w:noProof/>
            <w:webHidden/>
          </w:rPr>
        </w:r>
        <w:r w:rsidR="0010412D">
          <w:rPr>
            <w:noProof/>
            <w:webHidden/>
          </w:rPr>
          <w:fldChar w:fldCharType="separate"/>
        </w:r>
        <w:r w:rsidR="0010412D">
          <w:rPr>
            <w:noProof/>
            <w:webHidden/>
          </w:rPr>
          <w:t>11</w:t>
        </w:r>
        <w:r w:rsidR="0010412D">
          <w:rPr>
            <w:noProof/>
            <w:webHidden/>
          </w:rPr>
          <w:fldChar w:fldCharType="end"/>
        </w:r>
      </w:hyperlink>
    </w:p>
    <w:p w14:paraId="48AD3599" w14:textId="77777777" w:rsidR="0010412D" w:rsidRDefault="00D550BA">
      <w:pPr>
        <w:pStyle w:val="TOC1"/>
        <w:rPr>
          <w:rFonts w:asciiTheme="minorHAnsi" w:eastAsiaTheme="minorEastAsia" w:hAnsiTheme="minorHAnsi" w:cstheme="minorBidi"/>
          <w:b w:val="0"/>
          <w:noProof/>
          <w:sz w:val="22"/>
          <w:szCs w:val="22"/>
        </w:rPr>
      </w:pPr>
      <w:hyperlink w:anchor="_Toc496710826" w:history="1">
        <w:r w:rsidR="0010412D" w:rsidRPr="00ED02D0">
          <w:rPr>
            <w:rStyle w:val="Hyperlink"/>
            <w:noProof/>
          </w:rPr>
          <w:t>3</w:t>
        </w:r>
        <w:r w:rsidR="0010412D">
          <w:rPr>
            <w:rFonts w:asciiTheme="minorHAnsi" w:eastAsiaTheme="minorEastAsia" w:hAnsiTheme="minorHAnsi" w:cstheme="minorBidi"/>
            <w:b w:val="0"/>
            <w:noProof/>
            <w:sz w:val="22"/>
            <w:szCs w:val="22"/>
          </w:rPr>
          <w:tab/>
        </w:r>
        <w:r w:rsidR="0010412D" w:rsidRPr="00ED02D0">
          <w:rPr>
            <w:rStyle w:val="Hyperlink"/>
            <w:noProof/>
          </w:rPr>
          <w:t>Conceptual Design</w:t>
        </w:r>
        <w:r w:rsidR="0010412D">
          <w:rPr>
            <w:noProof/>
            <w:webHidden/>
          </w:rPr>
          <w:tab/>
        </w:r>
        <w:r w:rsidR="0010412D">
          <w:rPr>
            <w:noProof/>
            <w:webHidden/>
          </w:rPr>
          <w:fldChar w:fldCharType="begin"/>
        </w:r>
        <w:r w:rsidR="0010412D">
          <w:rPr>
            <w:noProof/>
            <w:webHidden/>
          </w:rPr>
          <w:instrText xml:space="preserve"> PAGEREF _Toc496710826 \h </w:instrText>
        </w:r>
        <w:r w:rsidR="0010412D">
          <w:rPr>
            <w:noProof/>
            <w:webHidden/>
          </w:rPr>
        </w:r>
        <w:r w:rsidR="0010412D">
          <w:rPr>
            <w:noProof/>
            <w:webHidden/>
          </w:rPr>
          <w:fldChar w:fldCharType="separate"/>
        </w:r>
        <w:r w:rsidR="0010412D">
          <w:rPr>
            <w:noProof/>
            <w:webHidden/>
          </w:rPr>
          <w:t>11</w:t>
        </w:r>
        <w:r w:rsidR="0010412D">
          <w:rPr>
            <w:noProof/>
            <w:webHidden/>
          </w:rPr>
          <w:fldChar w:fldCharType="end"/>
        </w:r>
      </w:hyperlink>
    </w:p>
    <w:p w14:paraId="37EE19EB" w14:textId="77777777" w:rsidR="0010412D" w:rsidRDefault="00D550BA">
      <w:pPr>
        <w:pStyle w:val="TOC2"/>
        <w:rPr>
          <w:rFonts w:asciiTheme="minorHAnsi" w:eastAsiaTheme="minorEastAsia" w:hAnsiTheme="minorHAnsi" w:cstheme="minorBidi"/>
          <w:b w:val="0"/>
          <w:noProof/>
          <w:sz w:val="22"/>
          <w:szCs w:val="22"/>
        </w:rPr>
      </w:pPr>
      <w:hyperlink w:anchor="_Toc496710827" w:history="1">
        <w:r w:rsidR="0010412D" w:rsidRPr="00ED02D0">
          <w:rPr>
            <w:rStyle w:val="Hyperlink"/>
            <w:noProof/>
          </w:rPr>
          <w:t>3.1</w:t>
        </w:r>
        <w:r w:rsidR="0010412D">
          <w:rPr>
            <w:rFonts w:asciiTheme="minorHAnsi" w:eastAsiaTheme="minorEastAsia" w:hAnsiTheme="minorHAnsi" w:cstheme="minorBidi"/>
            <w:b w:val="0"/>
            <w:noProof/>
            <w:sz w:val="22"/>
            <w:szCs w:val="22"/>
          </w:rPr>
          <w:tab/>
        </w:r>
        <w:r w:rsidR="0010412D" w:rsidRPr="00ED02D0">
          <w:rPr>
            <w:rStyle w:val="Hyperlink"/>
            <w:noProof/>
          </w:rPr>
          <w:t>Conceptual Application Design</w:t>
        </w:r>
        <w:r w:rsidR="0010412D">
          <w:rPr>
            <w:noProof/>
            <w:webHidden/>
          </w:rPr>
          <w:tab/>
        </w:r>
        <w:r w:rsidR="0010412D">
          <w:rPr>
            <w:noProof/>
            <w:webHidden/>
          </w:rPr>
          <w:fldChar w:fldCharType="begin"/>
        </w:r>
        <w:r w:rsidR="0010412D">
          <w:rPr>
            <w:noProof/>
            <w:webHidden/>
          </w:rPr>
          <w:instrText xml:space="preserve"> PAGEREF _Toc496710827 \h </w:instrText>
        </w:r>
        <w:r w:rsidR="0010412D">
          <w:rPr>
            <w:noProof/>
            <w:webHidden/>
          </w:rPr>
        </w:r>
        <w:r w:rsidR="0010412D">
          <w:rPr>
            <w:noProof/>
            <w:webHidden/>
          </w:rPr>
          <w:fldChar w:fldCharType="separate"/>
        </w:r>
        <w:r w:rsidR="0010412D">
          <w:rPr>
            <w:noProof/>
            <w:webHidden/>
          </w:rPr>
          <w:t>11</w:t>
        </w:r>
        <w:r w:rsidR="0010412D">
          <w:rPr>
            <w:noProof/>
            <w:webHidden/>
          </w:rPr>
          <w:fldChar w:fldCharType="end"/>
        </w:r>
      </w:hyperlink>
    </w:p>
    <w:p w14:paraId="44651ABF" w14:textId="77777777" w:rsidR="0010412D" w:rsidRDefault="00D550BA">
      <w:pPr>
        <w:pStyle w:val="TOC3"/>
        <w:rPr>
          <w:rFonts w:asciiTheme="minorHAnsi" w:eastAsiaTheme="minorEastAsia" w:hAnsiTheme="minorHAnsi" w:cstheme="minorBidi"/>
          <w:b w:val="0"/>
          <w:noProof/>
          <w:sz w:val="22"/>
          <w:szCs w:val="22"/>
        </w:rPr>
      </w:pPr>
      <w:hyperlink w:anchor="_Toc496710828" w:history="1">
        <w:r w:rsidR="0010412D" w:rsidRPr="00ED02D0">
          <w:rPr>
            <w:rStyle w:val="Hyperlink"/>
            <w:noProof/>
          </w:rPr>
          <w:t>3.1.1</w:t>
        </w:r>
        <w:r w:rsidR="0010412D">
          <w:rPr>
            <w:rFonts w:asciiTheme="minorHAnsi" w:eastAsiaTheme="minorEastAsia" w:hAnsiTheme="minorHAnsi" w:cstheme="minorBidi"/>
            <w:b w:val="0"/>
            <w:noProof/>
            <w:sz w:val="22"/>
            <w:szCs w:val="22"/>
          </w:rPr>
          <w:tab/>
        </w:r>
        <w:r w:rsidR="0010412D" w:rsidRPr="00ED02D0">
          <w:rPr>
            <w:rStyle w:val="Hyperlink"/>
            <w:noProof/>
          </w:rPr>
          <w:t>Application Context</w:t>
        </w:r>
        <w:r w:rsidR="0010412D">
          <w:rPr>
            <w:noProof/>
            <w:webHidden/>
          </w:rPr>
          <w:tab/>
        </w:r>
        <w:r w:rsidR="0010412D">
          <w:rPr>
            <w:noProof/>
            <w:webHidden/>
          </w:rPr>
          <w:fldChar w:fldCharType="begin"/>
        </w:r>
        <w:r w:rsidR="0010412D">
          <w:rPr>
            <w:noProof/>
            <w:webHidden/>
          </w:rPr>
          <w:instrText xml:space="preserve"> PAGEREF _Toc496710828 \h </w:instrText>
        </w:r>
        <w:r w:rsidR="0010412D">
          <w:rPr>
            <w:noProof/>
            <w:webHidden/>
          </w:rPr>
        </w:r>
        <w:r w:rsidR="0010412D">
          <w:rPr>
            <w:noProof/>
            <w:webHidden/>
          </w:rPr>
          <w:fldChar w:fldCharType="separate"/>
        </w:r>
        <w:r w:rsidR="0010412D">
          <w:rPr>
            <w:noProof/>
            <w:webHidden/>
          </w:rPr>
          <w:t>11</w:t>
        </w:r>
        <w:r w:rsidR="0010412D">
          <w:rPr>
            <w:noProof/>
            <w:webHidden/>
          </w:rPr>
          <w:fldChar w:fldCharType="end"/>
        </w:r>
      </w:hyperlink>
    </w:p>
    <w:p w14:paraId="75BFEB13" w14:textId="77777777" w:rsidR="0010412D" w:rsidRDefault="00D550BA">
      <w:pPr>
        <w:pStyle w:val="TOC3"/>
        <w:rPr>
          <w:rFonts w:asciiTheme="minorHAnsi" w:eastAsiaTheme="minorEastAsia" w:hAnsiTheme="minorHAnsi" w:cstheme="minorBidi"/>
          <w:b w:val="0"/>
          <w:noProof/>
          <w:sz w:val="22"/>
          <w:szCs w:val="22"/>
        </w:rPr>
      </w:pPr>
      <w:hyperlink w:anchor="_Toc496710829" w:history="1">
        <w:r w:rsidR="0010412D" w:rsidRPr="00ED02D0">
          <w:rPr>
            <w:rStyle w:val="Hyperlink"/>
            <w:noProof/>
          </w:rPr>
          <w:t>3.1.2</w:t>
        </w:r>
        <w:r w:rsidR="0010412D">
          <w:rPr>
            <w:rFonts w:asciiTheme="minorHAnsi" w:eastAsiaTheme="minorEastAsia" w:hAnsiTheme="minorHAnsi" w:cstheme="minorBidi"/>
            <w:b w:val="0"/>
            <w:noProof/>
            <w:sz w:val="22"/>
            <w:szCs w:val="22"/>
          </w:rPr>
          <w:tab/>
        </w:r>
        <w:r w:rsidR="0010412D" w:rsidRPr="00ED02D0">
          <w:rPr>
            <w:rStyle w:val="Hyperlink"/>
            <w:noProof/>
          </w:rPr>
          <w:t>High-Level Application Design</w:t>
        </w:r>
        <w:r w:rsidR="0010412D">
          <w:rPr>
            <w:noProof/>
            <w:webHidden/>
          </w:rPr>
          <w:tab/>
        </w:r>
        <w:r w:rsidR="0010412D">
          <w:rPr>
            <w:noProof/>
            <w:webHidden/>
          </w:rPr>
          <w:fldChar w:fldCharType="begin"/>
        </w:r>
        <w:r w:rsidR="0010412D">
          <w:rPr>
            <w:noProof/>
            <w:webHidden/>
          </w:rPr>
          <w:instrText xml:space="preserve"> PAGEREF _Toc496710829 \h </w:instrText>
        </w:r>
        <w:r w:rsidR="0010412D">
          <w:rPr>
            <w:noProof/>
            <w:webHidden/>
          </w:rPr>
        </w:r>
        <w:r w:rsidR="0010412D">
          <w:rPr>
            <w:noProof/>
            <w:webHidden/>
          </w:rPr>
          <w:fldChar w:fldCharType="separate"/>
        </w:r>
        <w:r w:rsidR="0010412D">
          <w:rPr>
            <w:noProof/>
            <w:webHidden/>
          </w:rPr>
          <w:t>11</w:t>
        </w:r>
        <w:r w:rsidR="0010412D">
          <w:rPr>
            <w:noProof/>
            <w:webHidden/>
          </w:rPr>
          <w:fldChar w:fldCharType="end"/>
        </w:r>
      </w:hyperlink>
    </w:p>
    <w:p w14:paraId="5EAA2200" w14:textId="77777777" w:rsidR="0010412D" w:rsidRDefault="00D550BA">
      <w:pPr>
        <w:pStyle w:val="TOC3"/>
        <w:rPr>
          <w:rFonts w:asciiTheme="minorHAnsi" w:eastAsiaTheme="minorEastAsia" w:hAnsiTheme="minorHAnsi" w:cstheme="minorBidi"/>
          <w:b w:val="0"/>
          <w:noProof/>
          <w:sz w:val="22"/>
          <w:szCs w:val="22"/>
        </w:rPr>
      </w:pPr>
      <w:hyperlink w:anchor="_Toc496710830" w:history="1">
        <w:r w:rsidR="0010412D" w:rsidRPr="00ED02D0">
          <w:rPr>
            <w:rStyle w:val="Hyperlink"/>
            <w:noProof/>
          </w:rPr>
          <w:t>3.1.3</w:t>
        </w:r>
        <w:r w:rsidR="0010412D">
          <w:rPr>
            <w:rFonts w:asciiTheme="minorHAnsi" w:eastAsiaTheme="minorEastAsia" w:hAnsiTheme="minorHAnsi" w:cstheme="minorBidi"/>
            <w:b w:val="0"/>
            <w:noProof/>
            <w:sz w:val="22"/>
            <w:szCs w:val="22"/>
          </w:rPr>
          <w:tab/>
        </w:r>
        <w:r w:rsidR="0010412D" w:rsidRPr="00ED02D0">
          <w:rPr>
            <w:rStyle w:val="Hyperlink"/>
            <w:noProof/>
          </w:rPr>
          <w:t>Application Locations</w:t>
        </w:r>
        <w:r w:rsidR="0010412D">
          <w:rPr>
            <w:noProof/>
            <w:webHidden/>
          </w:rPr>
          <w:tab/>
        </w:r>
        <w:r w:rsidR="0010412D">
          <w:rPr>
            <w:noProof/>
            <w:webHidden/>
          </w:rPr>
          <w:fldChar w:fldCharType="begin"/>
        </w:r>
        <w:r w:rsidR="0010412D">
          <w:rPr>
            <w:noProof/>
            <w:webHidden/>
          </w:rPr>
          <w:instrText xml:space="preserve"> PAGEREF _Toc496710830 \h </w:instrText>
        </w:r>
        <w:r w:rsidR="0010412D">
          <w:rPr>
            <w:noProof/>
            <w:webHidden/>
          </w:rPr>
        </w:r>
        <w:r w:rsidR="0010412D">
          <w:rPr>
            <w:noProof/>
            <w:webHidden/>
          </w:rPr>
          <w:fldChar w:fldCharType="separate"/>
        </w:r>
        <w:r w:rsidR="0010412D">
          <w:rPr>
            <w:noProof/>
            <w:webHidden/>
          </w:rPr>
          <w:t>13</w:t>
        </w:r>
        <w:r w:rsidR="0010412D">
          <w:rPr>
            <w:noProof/>
            <w:webHidden/>
          </w:rPr>
          <w:fldChar w:fldCharType="end"/>
        </w:r>
      </w:hyperlink>
    </w:p>
    <w:p w14:paraId="3FE73BA2" w14:textId="77777777" w:rsidR="0010412D" w:rsidRDefault="00D550BA">
      <w:pPr>
        <w:pStyle w:val="TOC2"/>
        <w:rPr>
          <w:rFonts w:asciiTheme="minorHAnsi" w:eastAsiaTheme="minorEastAsia" w:hAnsiTheme="minorHAnsi" w:cstheme="minorBidi"/>
          <w:b w:val="0"/>
          <w:noProof/>
          <w:sz w:val="22"/>
          <w:szCs w:val="22"/>
        </w:rPr>
      </w:pPr>
      <w:hyperlink w:anchor="_Toc496710831" w:history="1">
        <w:r w:rsidR="0010412D" w:rsidRPr="00ED02D0">
          <w:rPr>
            <w:rStyle w:val="Hyperlink"/>
            <w:noProof/>
          </w:rPr>
          <w:t>3.2</w:t>
        </w:r>
        <w:r w:rsidR="0010412D">
          <w:rPr>
            <w:rFonts w:asciiTheme="minorHAnsi" w:eastAsiaTheme="minorEastAsia" w:hAnsiTheme="minorHAnsi" w:cstheme="minorBidi"/>
            <w:b w:val="0"/>
            <w:noProof/>
            <w:sz w:val="22"/>
            <w:szCs w:val="22"/>
          </w:rPr>
          <w:tab/>
        </w:r>
        <w:r w:rsidR="0010412D" w:rsidRPr="00ED02D0">
          <w:rPr>
            <w:rStyle w:val="Hyperlink"/>
            <w:noProof/>
          </w:rPr>
          <w:t>Conceptual Data Design</w:t>
        </w:r>
        <w:r w:rsidR="0010412D">
          <w:rPr>
            <w:noProof/>
            <w:webHidden/>
          </w:rPr>
          <w:tab/>
        </w:r>
        <w:r w:rsidR="0010412D">
          <w:rPr>
            <w:noProof/>
            <w:webHidden/>
          </w:rPr>
          <w:fldChar w:fldCharType="begin"/>
        </w:r>
        <w:r w:rsidR="0010412D">
          <w:rPr>
            <w:noProof/>
            <w:webHidden/>
          </w:rPr>
          <w:instrText xml:space="preserve"> PAGEREF _Toc496710831 \h </w:instrText>
        </w:r>
        <w:r w:rsidR="0010412D">
          <w:rPr>
            <w:noProof/>
            <w:webHidden/>
          </w:rPr>
        </w:r>
        <w:r w:rsidR="0010412D">
          <w:rPr>
            <w:noProof/>
            <w:webHidden/>
          </w:rPr>
          <w:fldChar w:fldCharType="separate"/>
        </w:r>
        <w:r w:rsidR="0010412D">
          <w:rPr>
            <w:noProof/>
            <w:webHidden/>
          </w:rPr>
          <w:t>14</w:t>
        </w:r>
        <w:r w:rsidR="0010412D">
          <w:rPr>
            <w:noProof/>
            <w:webHidden/>
          </w:rPr>
          <w:fldChar w:fldCharType="end"/>
        </w:r>
      </w:hyperlink>
    </w:p>
    <w:p w14:paraId="24E78354" w14:textId="77777777" w:rsidR="0010412D" w:rsidRDefault="00D550BA">
      <w:pPr>
        <w:pStyle w:val="TOC3"/>
        <w:rPr>
          <w:rFonts w:asciiTheme="minorHAnsi" w:eastAsiaTheme="minorEastAsia" w:hAnsiTheme="minorHAnsi" w:cstheme="minorBidi"/>
          <w:b w:val="0"/>
          <w:noProof/>
          <w:sz w:val="22"/>
          <w:szCs w:val="22"/>
        </w:rPr>
      </w:pPr>
      <w:hyperlink w:anchor="_Toc496710832" w:history="1">
        <w:r w:rsidR="0010412D" w:rsidRPr="00ED02D0">
          <w:rPr>
            <w:rStyle w:val="Hyperlink"/>
            <w:noProof/>
          </w:rPr>
          <w:t>3.2.1</w:t>
        </w:r>
        <w:r w:rsidR="0010412D">
          <w:rPr>
            <w:rFonts w:asciiTheme="minorHAnsi" w:eastAsiaTheme="minorEastAsia" w:hAnsiTheme="minorHAnsi" w:cstheme="minorBidi"/>
            <w:b w:val="0"/>
            <w:noProof/>
            <w:sz w:val="22"/>
            <w:szCs w:val="22"/>
          </w:rPr>
          <w:tab/>
        </w:r>
        <w:r w:rsidR="0010412D" w:rsidRPr="00ED02D0">
          <w:rPr>
            <w:rStyle w:val="Hyperlink"/>
            <w:noProof/>
          </w:rPr>
          <w:t>Project Conceptual Data Model</w:t>
        </w:r>
        <w:r w:rsidR="0010412D">
          <w:rPr>
            <w:noProof/>
            <w:webHidden/>
          </w:rPr>
          <w:tab/>
        </w:r>
        <w:r w:rsidR="0010412D">
          <w:rPr>
            <w:noProof/>
            <w:webHidden/>
          </w:rPr>
          <w:fldChar w:fldCharType="begin"/>
        </w:r>
        <w:r w:rsidR="0010412D">
          <w:rPr>
            <w:noProof/>
            <w:webHidden/>
          </w:rPr>
          <w:instrText xml:space="preserve"> PAGEREF _Toc496710832 \h </w:instrText>
        </w:r>
        <w:r w:rsidR="0010412D">
          <w:rPr>
            <w:noProof/>
            <w:webHidden/>
          </w:rPr>
        </w:r>
        <w:r w:rsidR="0010412D">
          <w:rPr>
            <w:noProof/>
            <w:webHidden/>
          </w:rPr>
          <w:fldChar w:fldCharType="separate"/>
        </w:r>
        <w:r w:rsidR="0010412D">
          <w:rPr>
            <w:noProof/>
            <w:webHidden/>
          </w:rPr>
          <w:t>14</w:t>
        </w:r>
        <w:r w:rsidR="0010412D">
          <w:rPr>
            <w:noProof/>
            <w:webHidden/>
          </w:rPr>
          <w:fldChar w:fldCharType="end"/>
        </w:r>
      </w:hyperlink>
    </w:p>
    <w:p w14:paraId="60A6004F" w14:textId="77777777" w:rsidR="0010412D" w:rsidRDefault="00D550BA">
      <w:pPr>
        <w:pStyle w:val="TOC3"/>
        <w:rPr>
          <w:rFonts w:asciiTheme="minorHAnsi" w:eastAsiaTheme="minorEastAsia" w:hAnsiTheme="minorHAnsi" w:cstheme="minorBidi"/>
          <w:b w:val="0"/>
          <w:noProof/>
          <w:sz w:val="22"/>
          <w:szCs w:val="22"/>
        </w:rPr>
      </w:pPr>
      <w:hyperlink w:anchor="_Toc496710833" w:history="1">
        <w:r w:rsidR="0010412D" w:rsidRPr="00ED02D0">
          <w:rPr>
            <w:rStyle w:val="Hyperlink"/>
            <w:noProof/>
          </w:rPr>
          <w:t>3.2.2</w:t>
        </w:r>
        <w:r w:rsidR="0010412D">
          <w:rPr>
            <w:rFonts w:asciiTheme="minorHAnsi" w:eastAsiaTheme="minorEastAsia" w:hAnsiTheme="minorHAnsi" w:cstheme="minorBidi"/>
            <w:b w:val="0"/>
            <w:noProof/>
            <w:sz w:val="22"/>
            <w:szCs w:val="22"/>
          </w:rPr>
          <w:tab/>
        </w:r>
        <w:r w:rsidR="0010412D" w:rsidRPr="00ED02D0">
          <w:rPr>
            <w:rStyle w:val="Hyperlink"/>
            <w:noProof/>
          </w:rPr>
          <w:t>Database Information</w:t>
        </w:r>
        <w:r w:rsidR="0010412D">
          <w:rPr>
            <w:noProof/>
            <w:webHidden/>
          </w:rPr>
          <w:tab/>
        </w:r>
        <w:r w:rsidR="0010412D">
          <w:rPr>
            <w:noProof/>
            <w:webHidden/>
          </w:rPr>
          <w:fldChar w:fldCharType="begin"/>
        </w:r>
        <w:r w:rsidR="0010412D">
          <w:rPr>
            <w:noProof/>
            <w:webHidden/>
          </w:rPr>
          <w:instrText xml:space="preserve"> PAGEREF _Toc496710833 \h </w:instrText>
        </w:r>
        <w:r w:rsidR="0010412D">
          <w:rPr>
            <w:noProof/>
            <w:webHidden/>
          </w:rPr>
        </w:r>
        <w:r w:rsidR="0010412D">
          <w:rPr>
            <w:noProof/>
            <w:webHidden/>
          </w:rPr>
          <w:fldChar w:fldCharType="separate"/>
        </w:r>
        <w:r w:rsidR="0010412D">
          <w:rPr>
            <w:noProof/>
            <w:webHidden/>
          </w:rPr>
          <w:t>14</w:t>
        </w:r>
        <w:r w:rsidR="0010412D">
          <w:rPr>
            <w:noProof/>
            <w:webHidden/>
          </w:rPr>
          <w:fldChar w:fldCharType="end"/>
        </w:r>
      </w:hyperlink>
    </w:p>
    <w:p w14:paraId="5B66CBE3" w14:textId="77777777" w:rsidR="0010412D" w:rsidRDefault="00D550BA">
      <w:pPr>
        <w:pStyle w:val="TOC2"/>
        <w:rPr>
          <w:rFonts w:asciiTheme="minorHAnsi" w:eastAsiaTheme="minorEastAsia" w:hAnsiTheme="minorHAnsi" w:cstheme="minorBidi"/>
          <w:b w:val="0"/>
          <w:noProof/>
          <w:sz w:val="22"/>
          <w:szCs w:val="22"/>
        </w:rPr>
      </w:pPr>
      <w:hyperlink w:anchor="_Toc496710834" w:history="1">
        <w:r w:rsidR="0010412D" w:rsidRPr="00ED02D0">
          <w:rPr>
            <w:rStyle w:val="Hyperlink"/>
            <w:noProof/>
          </w:rPr>
          <w:t>3.3</w:t>
        </w:r>
        <w:r w:rsidR="0010412D">
          <w:rPr>
            <w:rFonts w:asciiTheme="minorHAnsi" w:eastAsiaTheme="minorEastAsia" w:hAnsiTheme="minorHAnsi" w:cstheme="minorBidi"/>
            <w:b w:val="0"/>
            <w:noProof/>
            <w:sz w:val="22"/>
            <w:szCs w:val="22"/>
          </w:rPr>
          <w:tab/>
        </w:r>
        <w:r w:rsidR="0010412D" w:rsidRPr="00ED02D0">
          <w:rPr>
            <w:rStyle w:val="Hyperlink"/>
            <w:noProof/>
          </w:rPr>
          <w:t>Conceptual Infrastructure Design</w:t>
        </w:r>
        <w:r w:rsidR="0010412D">
          <w:rPr>
            <w:noProof/>
            <w:webHidden/>
          </w:rPr>
          <w:tab/>
        </w:r>
        <w:r w:rsidR="0010412D">
          <w:rPr>
            <w:noProof/>
            <w:webHidden/>
          </w:rPr>
          <w:fldChar w:fldCharType="begin"/>
        </w:r>
        <w:r w:rsidR="0010412D">
          <w:rPr>
            <w:noProof/>
            <w:webHidden/>
          </w:rPr>
          <w:instrText xml:space="preserve"> PAGEREF _Toc496710834 \h </w:instrText>
        </w:r>
        <w:r w:rsidR="0010412D">
          <w:rPr>
            <w:noProof/>
            <w:webHidden/>
          </w:rPr>
        </w:r>
        <w:r w:rsidR="0010412D">
          <w:rPr>
            <w:noProof/>
            <w:webHidden/>
          </w:rPr>
          <w:fldChar w:fldCharType="separate"/>
        </w:r>
        <w:r w:rsidR="0010412D">
          <w:rPr>
            <w:noProof/>
            <w:webHidden/>
          </w:rPr>
          <w:t>14</w:t>
        </w:r>
        <w:r w:rsidR="0010412D">
          <w:rPr>
            <w:noProof/>
            <w:webHidden/>
          </w:rPr>
          <w:fldChar w:fldCharType="end"/>
        </w:r>
      </w:hyperlink>
    </w:p>
    <w:p w14:paraId="11A8A09B" w14:textId="77777777" w:rsidR="0010412D" w:rsidRDefault="00D550BA">
      <w:pPr>
        <w:pStyle w:val="TOC3"/>
        <w:rPr>
          <w:rFonts w:asciiTheme="minorHAnsi" w:eastAsiaTheme="minorEastAsia" w:hAnsiTheme="minorHAnsi" w:cstheme="minorBidi"/>
          <w:b w:val="0"/>
          <w:noProof/>
          <w:sz w:val="22"/>
          <w:szCs w:val="22"/>
        </w:rPr>
      </w:pPr>
      <w:hyperlink w:anchor="_Toc496710835" w:history="1">
        <w:r w:rsidR="0010412D" w:rsidRPr="00ED02D0">
          <w:rPr>
            <w:rStyle w:val="Hyperlink"/>
            <w:noProof/>
          </w:rPr>
          <w:t>3.3.1</w:t>
        </w:r>
        <w:r w:rsidR="0010412D">
          <w:rPr>
            <w:rFonts w:asciiTheme="minorHAnsi" w:eastAsiaTheme="minorEastAsia" w:hAnsiTheme="minorHAnsi" w:cstheme="minorBidi"/>
            <w:b w:val="0"/>
            <w:noProof/>
            <w:sz w:val="22"/>
            <w:szCs w:val="22"/>
          </w:rPr>
          <w:tab/>
        </w:r>
        <w:r w:rsidR="0010412D" w:rsidRPr="00ED02D0">
          <w:rPr>
            <w:rStyle w:val="Hyperlink"/>
            <w:noProof/>
          </w:rPr>
          <w:t>System Criticality and High Availability</w:t>
        </w:r>
        <w:r w:rsidR="0010412D">
          <w:rPr>
            <w:noProof/>
            <w:webHidden/>
          </w:rPr>
          <w:tab/>
        </w:r>
        <w:r w:rsidR="0010412D">
          <w:rPr>
            <w:noProof/>
            <w:webHidden/>
          </w:rPr>
          <w:fldChar w:fldCharType="begin"/>
        </w:r>
        <w:r w:rsidR="0010412D">
          <w:rPr>
            <w:noProof/>
            <w:webHidden/>
          </w:rPr>
          <w:instrText xml:space="preserve"> PAGEREF _Toc496710835 \h </w:instrText>
        </w:r>
        <w:r w:rsidR="0010412D">
          <w:rPr>
            <w:noProof/>
            <w:webHidden/>
          </w:rPr>
        </w:r>
        <w:r w:rsidR="0010412D">
          <w:rPr>
            <w:noProof/>
            <w:webHidden/>
          </w:rPr>
          <w:fldChar w:fldCharType="separate"/>
        </w:r>
        <w:r w:rsidR="0010412D">
          <w:rPr>
            <w:noProof/>
            <w:webHidden/>
          </w:rPr>
          <w:t>14</w:t>
        </w:r>
        <w:r w:rsidR="0010412D">
          <w:rPr>
            <w:noProof/>
            <w:webHidden/>
          </w:rPr>
          <w:fldChar w:fldCharType="end"/>
        </w:r>
      </w:hyperlink>
    </w:p>
    <w:p w14:paraId="0D260552" w14:textId="77777777" w:rsidR="0010412D" w:rsidRDefault="00D550BA">
      <w:pPr>
        <w:pStyle w:val="TOC3"/>
        <w:rPr>
          <w:rFonts w:asciiTheme="minorHAnsi" w:eastAsiaTheme="minorEastAsia" w:hAnsiTheme="minorHAnsi" w:cstheme="minorBidi"/>
          <w:b w:val="0"/>
          <w:noProof/>
          <w:sz w:val="22"/>
          <w:szCs w:val="22"/>
        </w:rPr>
      </w:pPr>
      <w:hyperlink w:anchor="_Toc496710836" w:history="1">
        <w:r w:rsidR="0010412D" w:rsidRPr="00ED02D0">
          <w:rPr>
            <w:rStyle w:val="Hyperlink"/>
            <w:noProof/>
          </w:rPr>
          <w:t>3.3.2</w:t>
        </w:r>
        <w:r w:rsidR="0010412D">
          <w:rPr>
            <w:rFonts w:asciiTheme="minorHAnsi" w:eastAsiaTheme="minorEastAsia" w:hAnsiTheme="minorHAnsi" w:cstheme="minorBidi"/>
            <w:b w:val="0"/>
            <w:noProof/>
            <w:sz w:val="22"/>
            <w:szCs w:val="22"/>
          </w:rPr>
          <w:tab/>
        </w:r>
        <w:r w:rsidR="0010412D" w:rsidRPr="00ED02D0">
          <w:rPr>
            <w:rStyle w:val="Hyperlink"/>
            <w:noProof/>
          </w:rPr>
          <w:t>Special Technology</w:t>
        </w:r>
        <w:r w:rsidR="0010412D">
          <w:rPr>
            <w:noProof/>
            <w:webHidden/>
          </w:rPr>
          <w:tab/>
        </w:r>
        <w:r w:rsidR="0010412D">
          <w:rPr>
            <w:noProof/>
            <w:webHidden/>
          </w:rPr>
          <w:fldChar w:fldCharType="begin"/>
        </w:r>
        <w:r w:rsidR="0010412D">
          <w:rPr>
            <w:noProof/>
            <w:webHidden/>
          </w:rPr>
          <w:instrText xml:space="preserve"> PAGEREF _Toc496710836 \h </w:instrText>
        </w:r>
        <w:r w:rsidR="0010412D">
          <w:rPr>
            <w:noProof/>
            <w:webHidden/>
          </w:rPr>
        </w:r>
        <w:r w:rsidR="0010412D">
          <w:rPr>
            <w:noProof/>
            <w:webHidden/>
          </w:rPr>
          <w:fldChar w:fldCharType="separate"/>
        </w:r>
        <w:r w:rsidR="0010412D">
          <w:rPr>
            <w:noProof/>
            <w:webHidden/>
          </w:rPr>
          <w:t>14</w:t>
        </w:r>
        <w:r w:rsidR="0010412D">
          <w:rPr>
            <w:noProof/>
            <w:webHidden/>
          </w:rPr>
          <w:fldChar w:fldCharType="end"/>
        </w:r>
      </w:hyperlink>
    </w:p>
    <w:p w14:paraId="06A6D84F" w14:textId="77777777" w:rsidR="0010412D" w:rsidRDefault="00D550BA">
      <w:pPr>
        <w:pStyle w:val="TOC3"/>
        <w:rPr>
          <w:rFonts w:asciiTheme="minorHAnsi" w:eastAsiaTheme="minorEastAsia" w:hAnsiTheme="minorHAnsi" w:cstheme="minorBidi"/>
          <w:b w:val="0"/>
          <w:noProof/>
          <w:sz w:val="22"/>
          <w:szCs w:val="22"/>
        </w:rPr>
      </w:pPr>
      <w:hyperlink w:anchor="_Toc496710837" w:history="1">
        <w:r w:rsidR="0010412D" w:rsidRPr="00ED02D0">
          <w:rPr>
            <w:rStyle w:val="Hyperlink"/>
            <w:noProof/>
          </w:rPr>
          <w:t>3.3.3</w:t>
        </w:r>
        <w:r w:rsidR="0010412D">
          <w:rPr>
            <w:rFonts w:asciiTheme="minorHAnsi" w:eastAsiaTheme="minorEastAsia" w:hAnsiTheme="minorHAnsi" w:cstheme="minorBidi"/>
            <w:b w:val="0"/>
            <w:noProof/>
            <w:sz w:val="22"/>
            <w:szCs w:val="22"/>
          </w:rPr>
          <w:tab/>
        </w:r>
        <w:r w:rsidR="0010412D" w:rsidRPr="00ED02D0">
          <w:rPr>
            <w:rStyle w:val="Hyperlink"/>
            <w:noProof/>
          </w:rPr>
          <w:t>Technology Locations</w:t>
        </w:r>
        <w:r w:rsidR="0010412D">
          <w:rPr>
            <w:noProof/>
            <w:webHidden/>
          </w:rPr>
          <w:tab/>
        </w:r>
        <w:r w:rsidR="0010412D">
          <w:rPr>
            <w:noProof/>
            <w:webHidden/>
          </w:rPr>
          <w:fldChar w:fldCharType="begin"/>
        </w:r>
        <w:r w:rsidR="0010412D">
          <w:rPr>
            <w:noProof/>
            <w:webHidden/>
          </w:rPr>
          <w:instrText xml:space="preserve"> PAGEREF _Toc496710837 \h </w:instrText>
        </w:r>
        <w:r w:rsidR="0010412D">
          <w:rPr>
            <w:noProof/>
            <w:webHidden/>
          </w:rPr>
        </w:r>
        <w:r w:rsidR="0010412D">
          <w:rPr>
            <w:noProof/>
            <w:webHidden/>
          </w:rPr>
          <w:fldChar w:fldCharType="separate"/>
        </w:r>
        <w:r w:rsidR="0010412D">
          <w:rPr>
            <w:noProof/>
            <w:webHidden/>
          </w:rPr>
          <w:t>14</w:t>
        </w:r>
        <w:r w:rsidR="0010412D">
          <w:rPr>
            <w:noProof/>
            <w:webHidden/>
          </w:rPr>
          <w:fldChar w:fldCharType="end"/>
        </w:r>
      </w:hyperlink>
    </w:p>
    <w:p w14:paraId="49C5070C" w14:textId="77777777" w:rsidR="0010412D" w:rsidRDefault="00D550BA">
      <w:pPr>
        <w:pStyle w:val="TOC3"/>
        <w:rPr>
          <w:rFonts w:asciiTheme="minorHAnsi" w:eastAsiaTheme="minorEastAsia" w:hAnsiTheme="minorHAnsi" w:cstheme="minorBidi"/>
          <w:b w:val="0"/>
          <w:noProof/>
          <w:sz w:val="22"/>
          <w:szCs w:val="22"/>
        </w:rPr>
      </w:pPr>
      <w:hyperlink w:anchor="_Toc496710838" w:history="1">
        <w:r w:rsidR="0010412D" w:rsidRPr="00ED02D0">
          <w:rPr>
            <w:rStyle w:val="Hyperlink"/>
            <w:noProof/>
          </w:rPr>
          <w:t>3.3.4</w:t>
        </w:r>
        <w:r w:rsidR="0010412D">
          <w:rPr>
            <w:rFonts w:asciiTheme="minorHAnsi" w:eastAsiaTheme="minorEastAsia" w:hAnsiTheme="minorHAnsi" w:cstheme="minorBidi"/>
            <w:b w:val="0"/>
            <w:noProof/>
            <w:sz w:val="22"/>
            <w:szCs w:val="22"/>
          </w:rPr>
          <w:tab/>
        </w:r>
        <w:r w:rsidR="0010412D" w:rsidRPr="00ED02D0">
          <w:rPr>
            <w:rStyle w:val="Hyperlink"/>
            <w:noProof/>
          </w:rPr>
          <w:t>Conceptual Infrastructure Diagram</w:t>
        </w:r>
        <w:r w:rsidR="0010412D">
          <w:rPr>
            <w:noProof/>
            <w:webHidden/>
          </w:rPr>
          <w:tab/>
        </w:r>
        <w:r w:rsidR="0010412D">
          <w:rPr>
            <w:noProof/>
            <w:webHidden/>
          </w:rPr>
          <w:fldChar w:fldCharType="begin"/>
        </w:r>
        <w:r w:rsidR="0010412D">
          <w:rPr>
            <w:noProof/>
            <w:webHidden/>
          </w:rPr>
          <w:instrText xml:space="preserve"> PAGEREF _Toc496710838 \h </w:instrText>
        </w:r>
        <w:r w:rsidR="0010412D">
          <w:rPr>
            <w:noProof/>
            <w:webHidden/>
          </w:rPr>
        </w:r>
        <w:r w:rsidR="0010412D">
          <w:rPr>
            <w:noProof/>
            <w:webHidden/>
          </w:rPr>
          <w:fldChar w:fldCharType="separate"/>
        </w:r>
        <w:r w:rsidR="0010412D">
          <w:rPr>
            <w:noProof/>
            <w:webHidden/>
          </w:rPr>
          <w:t>16</w:t>
        </w:r>
        <w:r w:rsidR="0010412D">
          <w:rPr>
            <w:noProof/>
            <w:webHidden/>
          </w:rPr>
          <w:fldChar w:fldCharType="end"/>
        </w:r>
      </w:hyperlink>
    </w:p>
    <w:p w14:paraId="26AC219D" w14:textId="77777777" w:rsidR="0010412D" w:rsidRDefault="00D550BA">
      <w:pPr>
        <w:pStyle w:val="TOC2"/>
        <w:rPr>
          <w:rFonts w:asciiTheme="minorHAnsi" w:eastAsiaTheme="minorEastAsia" w:hAnsiTheme="minorHAnsi" w:cstheme="minorBidi"/>
          <w:b w:val="0"/>
          <w:noProof/>
          <w:sz w:val="22"/>
          <w:szCs w:val="22"/>
        </w:rPr>
      </w:pPr>
      <w:hyperlink w:anchor="_Toc496710839" w:history="1">
        <w:r w:rsidR="0010412D" w:rsidRPr="00ED02D0">
          <w:rPr>
            <w:rStyle w:val="Hyperlink"/>
            <w:noProof/>
          </w:rPr>
          <w:t>3.4</w:t>
        </w:r>
        <w:r w:rsidR="0010412D">
          <w:rPr>
            <w:rFonts w:asciiTheme="minorHAnsi" w:eastAsiaTheme="minorEastAsia" w:hAnsiTheme="minorHAnsi" w:cstheme="minorBidi"/>
            <w:b w:val="0"/>
            <w:noProof/>
            <w:sz w:val="22"/>
            <w:szCs w:val="22"/>
          </w:rPr>
          <w:tab/>
        </w:r>
        <w:r w:rsidR="0010412D" w:rsidRPr="00ED02D0">
          <w:rPr>
            <w:rStyle w:val="Hyperlink"/>
            <w:noProof/>
          </w:rPr>
          <w:t>Hardware Architecture</w:t>
        </w:r>
        <w:r w:rsidR="0010412D">
          <w:rPr>
            <w:noProof/>
            <w:webHidden/>
          </w:rPr>
          <w:tab/>
        </w:r>
        <w:r w:rsidR="0010412D">
          <w:rPr>
            <w:noProof/>
            <w:webHidden/>
          </w:rPr>
          <w:fldChar w:fldCharType="begin"/>
        </w:r>
        <w:r w:rsidR="0010412D">
          <w:rPr>
            <w:noProof/>
            <w:webHidden/>
          </w:rPr>
          <w:instrText xml:space="preserve"> PAGEREF _Toc496710839 \h </w:instrText>
        </w:r>
        <w:r w:rsidR="0010412D">
          <w:rPr>
            <w:noProof/>
            <w:webHidden/>
          </w:rPr>
        </w:r>
        <w:r w:rsidR="0010412D">
          <w:rPr>
            <w:noProof/>
            <w:webHidden/>
          </w:rPr>
          <w:fldChar w:fldCharType="separate"/>
        </w:r>
        <w:r w:rsidR="0010412D">
          <w:rPr>
            <w:noProof/>
            <w:webHidden/>
          </w:rPr>
          <w:t>17</w:t>
        </w:r>
        <w:r w:rsidR="0010412D">
          <w:rPr>
            <w:noProof/>
            <w:webHidden/>
          </w:rPr>
          <w:fldChar w:fldCharType="end"/>
        </w:r>
      </w:hyperlink>
    </w:p>
    <w:p w14:paraId="34925E1A" w14:textId="77777777" w:rsidR="0010412D" w:rsidRDefault="00D550BA">
      <w:pPr>
        <w:pStyle w:val="TOC2"/>
        <w:rPr>
          <w:rFonts w:asciiTheme="minorHAnsi" w:eastAsiaTheme="minorEastAsia" w:hAnsiTheme="minorHAnsi" w:cstheme="minorBidi"/>
          <w:b w:val="0"/>
          <w:noProof/>
          <w:sz w:val="22"/>
          <w:szCs w:val="22"/>
        </w:rPr>
      </w:pPr>
      <w:hyperlink w:anchor="_Toc496710840" w:history="1">
        <w:r w:rsidR="0010412D" w:rsidRPr="00ED02D0">
          <w:rPr>
            <w:rStyle w:val="Hyperlink"/>
            <w:noProof/>
          </w:rPr>
          <w:t>3.5</w:t>
        </w:r>
        <w:r w:rsidR="0010412D">
          <w:rPr>
            <w:rFonts w:asciiTheme="minorHAnsi" w:eastAsiaTheme="minorEastAsia" w:hAnsiTheme="minorHAnsi" w:cstheme="minorBidi"/>
            <w:b w:val="0"/>
            <w:noProof/>
            <w:sz w:val="22"/>
            <w:szCs w:val="22"/>
          </w:rPr>
          <w:tab/>
        </w:r>
        <w:r w:rsidR="0010412D" w:rsidRPr="00ED02D0">
          <w:rPr>
            <w:rStyle w:val="Hyperlink"/>
            <w:noProof/>
          </w:rPr>
          <w:t>Software Architecture</w:t>
        </w:r>
        <w:r w:rsidR="0010412D">
          <w:rPr>
            <w:noProof/>
            <w:webHidden/>
          </w:rPr>
          <w:tab/>
        </w:r>
        <w:r w:rsidR="0010412D">
          <w:rPr>
            <w:noProof/>
            <w:webHidden/>
          </w:rPr>
          <w:fldChar w:fldCharType="begin"/>
        </w:r>
        <w:r w:rsidR="0010412D">
          <w:rPr>
            <w:noProof/>
            <w:webHidden/>
          </w:rPr>
          <w:instrText xml:space="preserve"> PAGEREF _Toc496710840 \h </w:instrText>
        </w:r>
        <w:r w:rsidR="0010412D">
          <w:rPr>
            <w:noProof/>
            <w:webHidden/>
          </w:rPr>
        </w:r>
        <w:r w:rsidR="0010412D">
          <w:rPr>
            <w:noProof/>
            <w:webHidden/>
          </w:rPr>
          <w:fldChar w:fldCharType="separate"/>
        </w:r>
        <w:r w:rsidR="0010412D">
          <w:rPr>
            <w:noProof/>
            <w:webHidden/>
          </w:rPr>
          <w:t>17</w:t>
        </w:r>
        <w:r w:rsidR="0010412D">
          <w:rPr>
            <w:noProof/>
            <w:webHidden/>
          </w:rPr>
          <w:fldChar w:fldCharType="end"/>
        </w:r>
      </w:hyperlink>
    </w:p>
    <w:p w14:paraId="6E30CBA8" w14:textId="77777777" w:rsidR="0010412D" w:rsidRDefault="00D550BA">
      <w:pPr>
        <w:pStyle w:val="TOC2"/>
        <w:rPr>
          <w:rFonts w:asciiTheme="minorHAnsi" w:eastAsiaTheme="minorEastAsia" w:hAnsiTheme="minorHAnsi" w:cstheme="minorBidi"/>
          <w:b w:val="0"/>
          <w:noProof/>
          <w:sz w:val="22"/>
          <w:szCs w:val="22"/>
        </w:rPr>
      </w:pPr>
      <w:hyperlink w:anchor="_Toc496710841" w:history="1">
        <w:r w:rsidR="0010412D" w:rsidRPr="00ED02D0">
          <w:rPr>
            <w:rStyle w:val="Hyperlink"/>
            <w:noProof/>
          </w:rPr>
          <w:t>3.6</w:t>
        </w:r>
        <w:r w:rsidR="0010412D">
          <w:rPr>
            <w:rFonts w:asciiTheme="minorHAnsi" w:eastAsiaTheme="minorEastAsia" w:hAnsiTheme="minorHAnsi" w:cstheme="minorBidi"/>
            <w:b w:val="0"/>
            <w:noProof/>
            <w:sz w:val="22"/>
            <w:szCs w:val="22"/>
          </w:rPr>
          <w:tab/>
        </w:r>
        <w:r w:rsidR="0010412D" w:rsidRPr="00ED02D0">
          <w:rPr>
            <w:rStyle w:val="Hyperlink"/>
            <w:noProof/>
          </w:rPr>
          <w:t>Communications Architecture</w:t>
        </w:r>
        <w:r w:rsidR="0010412D">
          <w:rPr>
            <w:noProof/>
            <w:webHidden/>
          </w:rPr>
          <w:tab/>
        </w:r>
        <w:r w:rsidR="0010412D">
          <w:rPr>
            <w:noProof/>
            <w:webHidden/>
          </w:rPr>
          <w:fldChar w:fldCharType="begin"/>
        </w:r>
        <w:r w:rsidR="0010412D">
          <w:rPr>
            <w:noProof/>
            <w:webHidden/>
          </w:rPr>
          <w:instrText xml:space="preserve"> PAGEREF _Toc496710841 \h </w:instrText>
        </w:r>
        <w:r w:rsidR="0010412D">
          <w:rPr>
            <w:noProof/>
            <w:webHidden/>
          </w:rPr>
        </w:r>
        <w:r w:rsidR="0010412D">
          <w:rPr>
            <w:noProof/>
            <w:webHidden/>
          </w:rPr>
          <w:fldChar w:fldCharType="separate"/>
        </w:r>
        <w:r w:rsidR="0010412D">
          <w:rPr>
            <w:noProof/>
            <w:webHidden/>
          </w:rPr>
          <w:t>17</w:t>
        </w:r>
        <w:r w:rsidR="0010412D">
          <w:rPr>
            <w:noProof/>
            <w:webHidden/>
          </w:rPr>
          <w:fldChar w:fldCharType="end"/>
        </w:r>
      </w:hyperlink>
    </w:p>
    <w:p w14:paraId="6101DF6B" w14:textId="77777777" w:rsidR="0010412D" w:rsidRDefault="00D550BA">
      <w:pPr>
        <w:pStyle w:val="TOC1"/>
        <w:rPr>
          <w:rFonts w:asciiTheme="minorHAnsi" w:eastAsiaTheme="minorEastAsia" w:hAnsiTheme="minorHAnsi" w:cstheme="minorBidi"/>
          <w:b w:val="0"/>
          <w:noProof/>
          <w:sz w:val="22"/>
          <w:szCs w:val="22"/>
        </w:rPr>
      </w:pPr>
      <w:hyperlink w:anchor="_Toc496710842" w:history="1">
        <w:r w:rsidR="0010412D" w:rsidRPr="00ED02D0">
          <w:rPr>
            <w:rStyle w:val="Hyperlink"/>
            <w:noProof/>
          </w:rPr>
          <w:t>4</w:t>
        </w:r>
        <w:r w:rsidR="0010412D">
          <w:rPr>
            <w:rFonts w:asciiTheme="minorHAnsi" w:eastAsiaTheme="minorEastAsia" w:hAnsiTheme="minorHAnsi" w:cstheme="minorBidi"/>
            <w:b w:val="0"/>
            <w:noProof/>
            <w:sz w:val="22"/>
            <w:szCs w:val="22"/>
          </w:rPr>
          <w:tab/>
        </w:r>
        <w:r w:rsidR="0010412D" w:rsidRPr="00ED02D0">
          <w:rPr>
            <w:rStyle w:val="Hyperlink"/>
            <w:noProof/>
          </w:rPr>
          <w:t>Data Design</w:t>
        </w:r>
        <w:r w:rsidR="0010412D">
          <w:rPr>
            <w:noProof/>
            <w:webHidden/>
          </w:rPr>
          <w:tab/>
        </w:r>
        <w:r w:rsidR="0010412D">
          <w:rPr>
            <w:noProof/>
            <w:webHidden/>
          </w:rPr>
          <w:fldChar w:fldCharType="begin"/>
        </w:r>
        <w:r w:rsidR="0010412D">
          <w:rPr>
            <w:noProof/>
            <w:webHidden/>
          </w:rPr>
          <w:instrText xml:space="preserve"> PAGEREF _Toc496710842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1FE50196" w14:textId="77777777" w:rsidR="0010412D" w:rsidRDefault="00D550BA">
      <w:pPr>
        <w:pStyle w:val="TOC2"/>
        <w:rPr>
          <w:rFonts w:asciiTheme="minorHAnsi" w:eastAsiaTheme="minorEastAsia" w:hAnsiTheme="minorHAnsi" w:cstheme="minorBidi"/>
          <w:b w:val="0"/>
          <w:noProof/>
          <w:sz w:val="22"/>
          <w:szCs w:val="22"/>
        </w:rPr>
      </w:pPr>
      <w:hyperlink w:anchor="_Toc496710843" w:history="1">
        <w:r w:rsidR="0010412D" w:rsidRPr="00ED02D0">
          <w:rPr>
            <w:rStyle w:val="Hyperlink"/>
            <w:noProof/>
          </w:rPr>
          <w:t>4.1</w:t>
        </w:r>
        <w:r w:rsidR="0010412D">
          <w:rPr>
            <w:rFonts w:asciiTheme="minorHAnsi" w:eastAsiaTheme="minorEastAsia" w:hAnsiTheme="minorHAnsi" w:cstheme="minorBidi"/>
            <w:b w:val="0"/>
            <w:noProof/>
            <w:sz w:val="22"/>
            <w:szCs w:val="22"/>
          </w:rPr>
          <w:tab/>
        </w:r>
        <w:r w:rsidR="0010412D" w:rsidRPr="00ED02D0">
          <w:rPr>
            <w:rStyle w:val="Hyperlink"/>
            <w:noProof/>
          </w:rPr>
          <w:t>Database Management System Files</w:t>
        </w:r>
        <w:r w:rsidR="0010412D">
          <w:rPr>
            <w:noProof/>
            <w:webHidden/>
          </w:rPr>
          <w:tab/>
        </w:r>
        <w:r w:rsidR="0010412D">
          <w:rPr>
            <w:noProof/>
            <w:webHidden/>
          </w:rPr>
          <w:fldChar w:fldCharType="begin"/>
        </w:r>
        <w:r w:rsidR="0010412D">
          <w:rPr>
            <w:noProof/>
            <w:webHidden/>
          </w:rPr>
          <w:instrText xml:space="preserve"> PAGEREF _Toc496710843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2F7A98AE" w14:textId="77777777" w:rsidR="0010412D" w:rsidRDefault="00D550BA">
      <w:pPr>
        <w:pStyle w:val="TOC2"/>
        <w:rPr>
          <w:rFonts w:asciiTheme="minorHAnsi" w:eastAsiaTheme="minorEastAsia" w:hAnsiTheme="minorHAnsi" w:cstheme="minorBidi"/>
          <w:b w:val="0"/>
          <w:noProof/>
          <w:sz w:val="22"/>
          <w:szCs w:val="22"/>
        </w:rPr>
      </w:pPr>
      <w:hyperlink w:anchor="_Toc496710844" w:history="1">
        <w:r w:rsidR="0010412D" w:rsidRPr="00ED02D0">
          <w:rPr>
            <w:rStyle w:val="Hyperlink"/>
            <w:noProof/>
          </w:rPr>
          <w:t>4.2</w:t>
        </w:r>
        <w:r w:rsidR="0010412D">
          <w:rPr>
            <w:rFonts w:asciiTheme="minorHAnsi" w:eastAsiaTheme="minorEastAsia" w:hAnsiTheme="minorHAnsi" w:cstheme="minorBidi"/>
            <w:b w:val="0"/>
            <w:noProof/>
            <w:sz w:val="22"/>
            <w:szCs w:val="22"/>
          </w:rPr>
          <w:tab/>
        </w:r>
        <w:r w:rsidR="0010412D" w:rsidRPr="00ED02D0">
          <w:rPr>
            <w:rStyle w:val="Hyperlink"/>
            <w:noProof/>
          </w:rPr>
          <w:t>Non-Database Management System Files</w:t>
        </w:r>
        <w:r w:rsidR="0010412D">
          <w:rPr>
            <w:noProof/>
            <w:webHidden/>
          </w:rPr>
          <w:tab/>
        </w:r>
        <w:r w:rsidR="0010412D">
          <w:rPr>
            <w:noProof/>
            <w:webHidden/>
          </w:rPr>
          <w:fldChar w:fldCharType="begin"/>
        </w:r>
        <w:r w:rsidR="0010412D">
          <w:rPr>
            <w:noProof/>
            <w:webHidden/>
          </w:rPr>
          <w:instrText xml:space="preserve"> PAGEREF _Toc496710844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0D40261A" w14:textId="77777777" w:rsidR="0010412D" w:rsidRDefault="00D550BA">
      <w:pPr>
        <w:pStyle w:val="TOC1"/>
        <w:rPr>
          <w:rFonts w:asciiTheme="minorHAnsi" w:eastAsiaTheme="minorEastAsia" w:hAnsiTheme="minorHAnsi" w:cstheme="minorBidi"/>
          <w:b w:val="0"/>
          <w:noProof/>
          <w:sz w:val="22"/>
          <w:szCs w:val="22"/>
        </w:rPr>
      </w:pPr>
      <w:hyperlink w:anchor="_Toc496710845" w:history="1">
        <w:r w:rsidR="0010412D" w:rsidRPr="00ED02D0">
          <w:rPr>
            <w:rStyle w:val="Hyperlink"/>
            <w:noProof/>
          </w:rPr>
          <w:t>5</w:t>
        </w:r>
        <w:r w:rsidR="0010412D">
          <w:rPr>
            <w:rFonts w:asciiTheme="minorHAnsi" w:eastAsiaTheme="minorEastAsia" w:hAnsiTheme="minorHAnsi" w:cstheme="minorBidi"/>
            <w:b w:val="0"/>
            <w:noProof/>
            <w:sz w:val="22"/>
            <w:szCs w:val="22"/>
          </w:rPr>
          <w:tab/>
        </w:r>
        <w:r w:rsidR="0010412D" w:rsidRPr="00ED02D0">
          <w:rPr>
            <w:rStyle w:val="Hyperlink"/>
            <w:noProof/>
          </w:rPr>
          <w:t>Detailed Design</w:t>
        </w:r>
        <w:r w:rsidR="0010412D">
          <w:rPr>
            <w:noProof/>
            <w:webHidden/>
          </w:rPr>
          <w:tab/>
        </w:r>
        <w:r w:rsidR="0010412D">
          <w:rPr>
            <w:noProof/>
            <w:webHidden/>
          </w:rPr>
          <w:fldChar w:fldCharType="begin"/>
        </w:r>
        <w:r w:rsidR="0010412D">
          <w:rPr>
            <w:noProof/>
            <w:webHidden/>
          </w:rPr>
          <w:instrText xml:space="preserve"> PAGEREF _Toc496710845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71027395" w14:textId="77777777" w:rsidR="0010412D" w:rsidRDefault="00D550BA">
      <w:pPr>
        <w:pStyle w:val="TOC2"/>
        <w:rPr>
          <w:rFonts w:asciiTheme="minorHAnsi" w:eastAsiaTheme="minorEastAsia" w:hAnsiTheme="minorHAnsi" w:cstheme="minorBidi"/>
          <w:b w:val="0"/>
          <w:noProof/>
          <w:sz w:val="22"/>
          <w:szCs w:val="22"/>
        </w:rPr>
      </w:pPr>
      <w:hyperlink w:anchor="_Toc496710846" w:history="1">
        <w:r w:rsidR="0010412D" w:rsidRPr="00ED02D0">
          <w:rPr>
            <w:rStyle w:val="Hyperlink"/>
            <w:noProof/>
          </w:rPr>
          <w:t>5.1</w:t>
        </w:r>
        <w:r w:rsidR="0010412D">
          <w:rPr>
            <w:rFonts w:asciiTheme="minorHAnsi" w:eastAsiaTheme="minorEastAsia" w:hAnsiTheme="minorHAnsi" w:cstheme="minorBidi"/>
            <w:b w:val="0"/>
            <w:noProof/>
            <w:sz w:val="22"/>
            <w:szCs w:val="22"/>
          </w:rPr>
          <w:tab/>
        </w:r>
        <w:r w:rsidR="0010412D" w:rsidRPr="00ED02D0">
          <w:rPr>
            <w:rStyle w:val="Hyperlink"/>
            <w:noProof/>
          </w:rPr>
          <w:t>Hardware Detailed Design</w:t>
        </w:r>
        <w:r w:rsidR="0010412D">
          <w:rPr>
            <w:noProof/>
            <w:webHidden/>
          </w:rPr>
          <w:tab/>
        </w:r>
        <w:r w:rsidR="0010412D">
          <w:rPr>
            <w:noProof/>
            <w:webHidden/>
          </w:rPr>
          <w:fldChar w:fldCharType="begin"/>
        </w:r>
        <w:r w:rsidR="0010412D">
          <w:rPr>
            <w:noProof/>
            <w:webHidden/>
          </w:rPr>
          <w:instrText xml:space="preserve"> PAGEREF _Toc496710846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0619078E" w14:textId="77777777" w:rsidR="0010412D" w:rsidRDefault="00D550BA">
      <w:pPr>
        <w:pStyle w:val="TOC2"/>
        <w:rPr>
          <w:rFonts w:asciiTheme="minorHAnsi" w:eastAsiaTheme="minorEastAsia" w:hAnsiTheme="minorHAnsi" w:cstheme="minorBidi"/>
          <w:b w:val="0"/>
          <w:noProof/>
          <w:sz w:val="22"/>
          <w:szCs w:val="22"/>
        </w:rPr>
      </w:pPr>
      <w:hyperlink w:anchor="_Toc496710847" w:history="1">
        <w:r w:rsidR="0010412D" w:rsidRPr="00ED02D0">
          <w:rPr>
            <w:rStyle w:val="Hyperlink"/>
            <w:noProof/>
          </w:rPr>
          <w:t>5.2</w:t>
        </w:r>
        <w:r w:rsidR="0010412D">
          <w:rPr>
            <w:rFonts w:asciiTheme="minorHAnsi" w:eastAsiaTheme="minorEastAsia" w:hAnsiTheme="minorHAnsi" w:cstheme="minorBidi"/>
            <w:b w:val="0"/>
            <w:noProof/>
            <w:sz w:val="22"/>
            <w:szCs w:val="22"/>
          </w:rPr>
          <w:tab/>
        </w:r>
        <w:r w:rsidR="0010412D" w:rsidRPr="00ED02D0">
          <w:rPr>
            <w:rStyle w:val="Hyperlink"/>
            <w:noProof/>
          </w:rPr>
          <w:t>Software Detailed Design</w:t>
        </w:r>
        <w:r w:rsidR="0010412D">
          <w:rPr>
            <w:noProof/>
            <w:webHidden/>
          </w:rPr>
          <w:tab/>
        </w:r>
        <w:r w:rsidR="0010412D">
          <w:rPr>
            <w:noProof/>
            <w:webHidden/>
          </w:rPr>
          <w:fldChar w:fldCharType="begin"/>
        </w:r>
        <w:r w:rsidR="0010412D">
          <w:rPr>
            <w:noProof/>
            <w:webHidden/>
          </w:rPr>
          <w:instrText xml:space="preserve"> PAGEREF _Toc496710847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09437FC5" w14:textId="77777777" w:rsidR="0010412D" w:rsidRDefault="00D550BA">
      <w:pPr>
        <w:pStyle w:val="TOC3"/>
        <w:rPr>
          <w:rFonts w:asciiTheme="minorHAnsi" w:eastAsiaTheme="minorEastAsia" w:hAnsiTheme="minorHAnsi" w:cstheme="minorBidi"/>
          <w:b w:val="0"/>
          <w:noProof/>
          <w:sz w:val="22"/>
          <w:szCs w:val="22"/>
        </w:rPr>
      </w:pPr>
      <w:hyperlink w:anchor="_Toc496710848" w:history="1">
        <w:r w:rsidR="0010412D" w:rsidRPr="00ED02D0">
          <w:rPr>
            <w:rStyle w:val="Hyperlink"/>
            <w:noProof/>
          </w:rPr>
          <w:t>5.2.1</w:t>
        </w:r>
        <w:r w:rsidR="0010412D">
          <w:rPr>
            <w:rFonts w:asciiTheme="minorHAnsi" w:eastAsiaTheme="minorEastAsia" w:hAnsiTheme="minorHAnsi" w:cstheme="minorBidi"/>
            <w:b w:val="0"/>
            <w:noProof/>
            <w:sz w:val="22"/>
            <w:szCs w:val="22"/>
          </w:rPr>
          <w:tab/>
        </w:r>
        <w:r w:rsidR="0010412D" w:rsidRPr="00ED02D0">
          <w:rPr>
            <w:rStyle w:val="Hyperlink"/>
            <w:noProof/>
          </w:rPr>
          <w:t>Code Impacts</w:t>
        </w:r>
        <w:r w:rsidR="0010412D">
          <w:rPr>
            <w:noProof/>
            <w:webHidden/>
          </w:rPr>
          <w:tab/>
        </w:r>
        <w:r w:rsidR="0010412D">
          <w:rPr>
            <w:noProof/>
            <w:webHidden/>
          </w:rPr>
          <w:fldChar w:fldCharType="begin"/>
        </w:r>
        <w:r w:rsidR="0010412D">
          <w:rPr>
            <w:noProof/>
            <w:webHidden/>
          </w:rPr>
          <w:instrText xml:space="preserve"> PAGEREF _Toc496710848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7D897058" w14:textId="77777777" w:rsidR="0010412D" w:rsidRDefault="00D550BA">
      <w:pPr>
        <w:pStyle w:val="TOC3"/>
        <w:rPr>
          <w:rFonts w:asciiTheme="minorHAnsi" w:eastAsiaTheme="minorEastAsia" w:hAnsiTheme="minorHAnsi" w:cstheme="minorBidi"/>
          <w:b w:val="0"/>
          <w:noProof/>
          <w:sz w:val="22"/>
          <w:szCs w:val="22"/>
        </w:rPr>
      </w:pPr>
      <w:hyperlink w:anchor="_Toc496710849" w:history="1">
        <w:r w:rsidR="0010412D" w:rsidRPr="00ED02D0">
          <w:rPr>
            <w:rStyle w:val="Hyperlink"/>
            <w:noProof/>
          </w:rPr>
          <w:t>5.2.2</w:t>
        </w:r>
        <w:r w:rsidR="0010412D">
          <w:rPr>
            <w:rFonts w:asciiTheme="minorHAnsi" w:eastAsiaTheme="minorEastAsia" w:hAnsiTheme="minorHAnsi" w:cstheme="minorBidi"/>
            <w:b w:val="0"/>
            <w:noProof/>
            <w:sz w:val="22"/>
            <w:szCs w:val="22"/>
          </w:rPr>
          <w:tab/>
        </w:r>
        <w:r w:rsidR="0010412D" w:rsidRPr="00ED02D0">
          <w:rPr>
            <w:rStyle w:val="Hyperlink"/>
            <w:noProof/>
          </w:rPr>
          <w:t>Source ID Definition</w:t>
        </w:r>
        <w:r w:rsidR="0010412D">
          <w:rPr>
            <w:noProof/>
            <w:webHidden/>
          </w:rPr>
          <w:tab/>
        </w:r>
        <w:r w:rsidR="0010412D">
          <w:rPr>
            <w:noProof/>
            <w:webHidden/>
          </w:rPr>
          <w:fldChar w:fldCharType="begin"/>
        </w:r>
        <w:r w:rsidR="0010412D">
          <w:rPr>
            <w:noProof/>
            <w:webHidden/>
          </w:rPr>
          <w:instrText xml:space="preserve"> PAGEREF _Toc496710849 \h </w:instrText>
        </w:r>
        <w:r w:rsidR="0010412D">
          <w:rPr>
            <w:noProof/>
            <w:webHidden/>
          </w:rPr>
        </w:r>
        <w:r w:rsidR="0010412D">
          <w:rPr>
            <w:noProof/>
            <w:webHidden/>
          </w:rPr>
          <w:fldChar w:fldCharType="separate"/>
        </w:r>
        <w:r w:rsidR="0010412D">
          <w:rPr>
            <w:noProof/>
            <w:webHidden/>
          </w:rPr>
          <w:t>18</w:t>
        </w:r>
        <w:r w:rsidR="0010412D">
          <w:rPr>
            <w:noProof/>
            <w:webHidden/>
          </w:rPr>
          <w:fldChar w:fldCharType="end"/>
        </w:r>
      </w:hyperlink>
    </w:p>
    <w:p w14:paraId="1CA7E0A0" w14:textId="77777777" w:rsidR="0010412D" w:rsidRDefault="00D550BA">
      <w:pPr>
        <w:pStyle w:val="TOC3"/>
        <w:rPr>
          <w:rFonts w:asciiTheme="minorHAnsi" w:eastAsiaTheme="minorEastAsia" w:hAnsiTheme="minorHAnsi" w:cstheme="minorBidi"/>
          <w:b w:val="0"/>
          <w:noProof/>
          <w:sz w:val="22"/>
          <w:szCs w:val="22"/>
        </w:rPr>
      </w:pPr>
      <w:hyperlink w:anchor="_Toc496710850" w:history="1">
        <w:r w:rsidR="0010412D" w:rsidRPr="00ED02D0">
          <w:rPr>
            <w:rStyle w:val="Hyperlink"/>
            <w:noProof/>
          </w:rPr>
          <w:t>5.2.3</w:t>
        </w:r>
        <w:r w:rsidR="0010412D">
          <w:rPr>
            <w:rFonts w:asciiTheme="minorHAnsi" w:eastAsiaTheme="minorEastAsia" w:hAnsiTheme="minorHAnsi" w:cstheme="minorBidi"/>
            <w:b w:val="0"/>
            <w:noProof/>
            <w:sz w:val="22"/>
            <w:szCs w:val="22"/>
          </w:rPr>
          <w:tab/>
        </w:r>
        <w:r w:rsidR="0010412D" w:rsidRPr="00ED02D0">
          <w:rPr>
            <w:rStyle w:val="Hyperlink"/>
            <w:noProof/>
          </w:rPr>
          <w:t>Integration with MVI – Sample Queries / Responses</w:t>
        </w:r>
        <w:r w:rsidR="0010412D">
          <w:rPr>
            <w:noProof/>
            <w:webHidden/>
          </w:rPr>
          <w:tab/>
        </w:r>
        <w:r w:rsidR="0010412D">
          <w:rPr>
            <w:noProof/>
            <w:webHidden/>
          </w:rPr>
          <w:fldChar w:fldCharType="begin"/>
        </w:r>
        <w:r w:rsidR="0010412D">
          <w:rPr>
            <w:noProof/>
            <w:webHidden/>
          </w:rPr>
          <w:instrText xml:space="preserve"> PAGEREF _Toc496710850 \h </w:instrText>
        </w:r>
        <w:r w:rsidR="0010412D">
          <w:rPr>
            <w:noProof/>
            <w:webHidden/>
          </w:rPr>
        </w:r>
        <w:r w:rsidR="0010412D">
          <w:rPr>
            <w:noProof/>
            <w:webHidden/>
          </w:rPr>
          <w:fldChar w:fldCharType="separate"/>
        </w:r>
        <w:r w:rsidR="0010412D">
          <w:rPr>
            <w:noProof/>
            <w:webHidden/>
          </w:rPr>
          <w:t>19</w:t>
        </w:r>
        <w:r w:rsidR="0010412D">
          <w:rPr>
            <w:noProof/>
            <w:webHidden/>
          </w:rPr>
          <w:fldChar w:fldCharType="end"/>
        </w:r>
      </w:hyperlink>
    </w:p>
    <w:p w14:paraId="6F6108F4" w14:textId="77777777" w:rsidR="0010412D" w:rsidRDefault="00D550BA">
      <w:pPr>
        <w:pStyle w:val="TOC2"/>
        <w:rPr>
          <w:rFonts w:asciiTheme="minorHAnsi" w:eastAsiaTheme="minorEastAsia" w:hAnsiTheme="minorHAnsi" w:cstheme="minorBidi"/>
          <w:b w:val="0"/>
          <w:noProof/>
          <w:sz w:val="22"/>
          <w:szCs w:val="22"/>
        </w:rPr>
      </w:pPr>
      <w:hyperlink w:anchor="_Toc496710851" w:history="1">
        <w:r w:rsidR="0010412D" w:rsidRPr="00ED02D0">
          <w:rPr>
            <w:rStyle w:val="Hyperlink"/>
            <w:noProof/>
          </w:rPr>
          <w:t>5.3</w:t>
        </w:r>
        <w:r w:rsidR="0010412D">
          <w:rPr>
            <w:rFonts w:asciiTheme="minorHAnsi" w:eastAsiaTheme="minorEastAsia" w:hAnsiTheme="minorHAnsi" w:cstheme="minorBidi"/>
            <w:b w:val="0"/>
            <w:noProof/>
            <w:sz w:val="22"/>
            <w:szCs w:val="22"/>
          </w:rPr>
          <w:tab/>
        </w:r>
        <w:r w:rsidR="0010412D" w:rsidRPr="00ED02D0">
          <w:rPr>
            <w:rStyle w:val="Hyperlink"/>
            <w:noProof/>
          </w:rPr>
          <w:t>Communications Detailed Design</w:t>
        </w:r>
        <w:r w:rsidR="0010412D">
          <w:rPr>
            <w:noProof/>
            <w:webHidden/>
          </w:rPr>
          <w:tab/>
        </w:r>
        <w:r w:rsidR="0010412D">
          <w:rPr>
            <w:noProof/>
            <w:webHidden/>
          </w:rPr>
          <w:fldChar w:fldCharType="begin"/>
        </w:r>
        <w:r w:rsidR="0010412D">
          <w:rPr>
            <w:noProof/>
            <w:webHidden/>
          </w:rPr>
          <w:instrText xml:space="preserve"> PAGEREF _Toc496710851 \h </w:instrText>
        </w:r>
        <w:r w:rsidR="0010412D">
          <w:rPr>
            <w:noProof/>
            <w:webHidden/>
          </w:rPr>
        </w:r>
        <w:r w:rsidR="0010412D">
          <w:rPr>
            <w:noProof/>
            <w:webHidden/>
          </w:rPr>
          <w:fldChar w:fldCharType="separate"/>
        </w:r>
        <w:r w:rsidR="0010412D">
          <w:rPr>
            <w:noProof/>
            <w:webHidden/>
          </w:rPr>
          <w:t>19</w:t>
        </w:r>
        <w:r w:rsidR="0010412D">
          <w:rPr>
            <w:noProof/>
            <w:webHidden/>
          </w:rPr>
          <w:fldChar w:fldCharType="end"/>
        </w:r>
      </w:hyperlink>
    </w:p>
    <w:p w14:paraId="78A166A2" w14:textId="77777777" w:rsidR="0010412D" w:rsidRDefault="00D550BA">
      <w:pPr>
        <w:pStyle w:val="TOC1"/>
        <w:rPr>
          <w:rFonts w:asciiTheme="minorHAnsi" w:eastAsiaTheme="minorEastAsia" w:hAnsiTheme="minorHAnsi" w:cstheme="minorBidi"/>
          <w:b w:val="0"/>
          <w:noProof/>
          <w:sz w:val="22"/>
          <w:szCs w:val="22"/>
        </w:rPr>
      </w:pPr>
      <w:hyperlink w:anchor="_Toc496710852" w:history="1">
        <w:r w:rsidR="0010412D" w:rsidRPr="00ED02D0">
          <w:rPr>
            <w:rStyle w:val="Hyperlink"/>
            <w:noProof/>
          </w:rPr>
          <w:t>6</w:t>
        </w:r>
        <w:r w:rsidR="0010412D">
          <w:rPr>
            <w:rFonts w:asciiTheme="minorHAnsi" w:eastAsiaTheme="minorEastAsia" w:hAnsiTheme="minorHAnsi" w:cstheme="minorBidi"/>
            <w:b w:val="0"/>
            <w:noProof/>
            <w:sz w:val="22"/>
            <w:szCs w:val="22"/>
          </w:rPr>
          <w:tab/>
        </w:r>
        <w:r w:rsidR="0010412D" w:rsidRPr="00ED02D0">
          <w:rPr>
            <w:rStyle w:val="Hyperlink"/>
            <w:noProof/>
          </w:rPr>
          <w:t>External Interface Design</w:t>
        </w:r>
        <w:r w:rsidR="0010412D">
          <w:rPr>
            <w:noProof/>
            <w:webHidden/>
          </w:rPr>
          <w:tab/>
        </w:r>
        <w:r w:rsidR="0010412D">
          <w:rPr>
            <w:noProof/>
            <w:webHidden/>
          </w:rPr>
          <w:fldChar w:fldCharType="begin"/>
        </w:r>
        <w:r w:rsidR="0010412D">
          <w:rPr>
            <w:noProof/>
            <w:webHidden/>
          </w:rPr>
          <w:instrText xml:space="preserve"> PAGEREF _Toc496710852 \h </w:instrText>
        </w:r>
        <w:r w:rsidR="0010412D">
          <w:rPr>
            <w:noProof/>
            <w:webHidden/>
          </w:rPr>
        </w:r>
        <w:r w:rsidR="0010412D">
          <w:rPr>
            <w:noProof/>
            <w:webHidden/>
          </w:rPr>
          <w:fldChar w:fldCharType="separate"/>
        </w:r>
        <w:r w:rsidR="0010412D">
          <w:rPr>
            <w:noProof/>
            <w:webHidden/>
          </w:rPr>
          <w:t>20</w:t>
        </w:r>
        <w:r w:rsidR="0010412D">
          <w:rPr>
            <w:noProof/>
            <w:webHidden/>
          </w:rPr>
          <w:fldChar w:fldCharType="end"/>
        </w:r>
      </w:hyperlink>
    </w:p>
    <w:p w14:paraId="62EB4791" w14:textId="77777777" w:rsidR="0010412D" w:rsidRDefault="00D550BA">
      <w:pPr>
        <w:pStyle w:val="TOC2"/>
        <w:rPr>
          <w:rFonts w:asciiTheme="minorHAnsi" w:eastAsiaTheme="minorEastAsia" w:hAnsiTheme="minorHAnsi" w:cstheme="minorBidi"/>
          <w:b w:val="0"/>
          <w:noProof/>
          <w:sz w:val="22"/>
          <w:szCs w:val="22"/>
        </w:rPr>
      </w:pPr>
      <w:hyperlink w:anchor="_Toc496710853" w:history="1">
        <w:r w:rsidR="0010412D" w:rsidRPr="00ED02D0">
          <w:rPr>
            <w:rStyle w:val="Hyperlink"/>
            <w:noProof/>
          </w:rPr>
          <w:t>6.1</w:t>
        </w:r>
        <w:r w:rsidR="0010412D">
          <w:rPr>
            <w:rFonts w:asciiTheme="minorHAnsi" w:eastAsiaTheme="minorEastAsia" w:hAnsiTheme="minorHAnsi" w:cstheme="minorBidi"/>
            <w:b w:val="0"/>
            <w:noProof/>
            <w:sz w:val="22"/>
            <w:szCs w:val="22"/>
          </w:rPr>
          <w:tab/>
        </w:r>
        <w:r w:rsidR="0010412D" w:rsidRPr="00ED02D0">
          <w:rPr>
            <w:rStyle w:val="Hyperlink"/>
            <w:noProof/>
          </w:rPr>
          <w:t>Interface Architecture</w:t>
        </w:r>
        <w:r w:rsidR="0010412D">
          <w:rPr>
            <w:noProof/>
            <w:webHidden/>
          </w:rPr>
          <w:tab/>
        </w:r>
        <w:r w:rsidR="0010412D">
          <w:rPr>
            <w:noProof/>
            <w:webHidden/>
          </w:rPr>
          <w:fldChar w:fldCharType="begin"/>
        </w:r>
        <w:r w:rsidR="0010412D">
          <w:rPr>
            <w:noProof/>
            <w:webHidden/>
          </w:rPr>
          <w:instrText xml:space="preserve"> PAGEREF _Toc496710853 \h </w:instrText>
        </w:r>
        <w:r w:rsidR="0010412D">
          <w:rPr>
            <w:noProof/>
            <w:webHidden/>
          </w:rPr>
        </w:r>
        <w:r w:rsidR="0010412D">
          <w:rPr>
            <w:noProof/>
            <w:webHidden/>
          </w:rPr>
          <w:fldChar w:fldCharType="separate"/>
        </w:r>
        <w:r w:rsidR="0010412D">
          <w:rPr>
            <w:noProof/>
            <w:webHidden/>
          </w:rPr>
          <w:t>20</w:t>
        </w:r>
        <w:r w:rsidR="0010412D">
          <w:rPr>
            <w:noProof/>
            <w:webHidden/>
          </w:rPr>
          <w:fldChar w:fldCharType="end"/>
        </w:r>
      </w:hyperlink>
    </w:p>
    <w:p w14:paraId="7725631C" w14:textId="77777777" w:rsidR="0010412D" w:rsidRDefault="00D550BA">
      <w:pPr>
        <w:pStyle w:val="TOC2"/>
        <w:rPr>
          <w:rFonts w:asciiTheme="minorHAnsi" w:eastAsiaTheme="minorEastAsia" w:hAnsiTheme="minorHAnsi" w:cstheme="minorBidi"/>
          <w:b w:val="0"/>
          <w:noProof/>
          <w:sz w:val="22"/>
          <w:szCs w:val="22"/>
        </w:rPr>
      </w:pPr>
      <w:hyperlink w:anchor="_Toc496710854" w:history="1">
        <w:r w:rsidR="0010412D" w:rsidRPr="00ED02D0">
          <w:rPr>
            <w:rStyle w:val="Hyperlink"/>
            <w:noProof/>
          </w:rPr>
          <w:t>6.2</w:t>
        </w:r>
        <w:r w:rsidR="0010412D">
          <w:rPr>
            <w:rFonts w:asciiTheme="minorHAnsi" w:eastAsiaTheme="minorEastAsia" w:hAnsiTheme="minorHAnsi" w:cstheme="minorBidi"/>
            <w:b w:val="0"/>
            <w:noProof/>
            <w:sz w:val="22"/>
            <w:szCs w:val="22"/>
          </w:rPr>
          <w:tab/>
        </w:r>
        <w:r w:rsidR="0010412D" w:rsidRPr="00ED02D0">
          <w:rPr>
            <w:rStyle w:val="Hyperlink"/>
            <w:noProof/>
          </w:rPr>
          <w:t>Interface Detailed Design</w:t>
        </w:r>
        <w:r w:rsidR="0010412D">
          <w:rPr>
            <w:noProof/>
            <w:webHidden/>
          </w:rPr>
          <w:tab/>
        </w:r>
        <w:r w:rsidR="0010412D">
          <w:rPr>
            <w:noProof/>
            <w:webHidden/>
          </w:rPr>
          <w:fldChar w:fldCharType="begin"/>
        </w:r>
        <w:r w:rsidR="0010412D">
          <w:rPr>
            <w:noProof/>
            <w:webHidden/>
          </w:rPr>
          <w:instrText xml:space="preserve"> PAGEREF _Toc496710854 \h </w:instrText>
        </w:r>
        <w:r w:rsidR="0010412D">
          <w:rPr>
            <w:noProof/>
            <w:webHidden/>
          </w:rPr>
        </w:r>
        <w:r w:rsidR="0010412D">
          <w:rPr>
            <w:noProof/>
            <w:webHidden/>
          </w:rPr>
          <w:fldChar w:fldCharType="separate"/>
        </w:r>
        <w:r w:rsidR="0010412D">
          <w:rPr>
            <w:noProof/>
            <w:webHidden/>
          </w:rPr>
          <w:t>20</w:t>
        </w:r>
        <w:r w:rsidR="0010412D">
          <w:rPr>
            <w:noProof/>
            <w:webHidden/>
          </w:rPr>
          <w:fldChar w:fldCharType="end"/>
        </w:r>
      </w:hyperlink>
    </w:p>
    <w:p w14:paraId="7058166A" w14:textId="77777777" w:rsidR="0010412D" w:rsidRDefault="00D550BA">
      <w:pPr>
        <w:pStyle w:val="TOC1"/>
        <w:rPr>
          <w:rFonts w:asciiTheme="minorHAnsi" w:eastAsiaTheme="minorEastAsia" w:hAnsiTheme="minorHAnsi" w:cstheme="minorBidi"/>
          <w:b w:val="0"/>
          <w:noProof/>
          <w:sz w:val="22"/>
          <w:szCs w:val="22"/>
        </w:rPr>
      </w:pPr>
      <w:hyperlink w:anchor="_Toc496710855" w:history="1">
        <w:r w:rsidR="0010412D" w:rsidRPr="00ED02D0">
          <w:rPr>
            <w:rStyle w:val="Hyperlink"/>
            <w:noProof/>
          </w:rPr>
          <w:t>7</w:t>
        </w:r>
        <w:r w:rsidR="0010412D">
          <w:rPr>
            <w:rFonts w:asciiTheme="minorHAnsi" w:eastAsiaTheme="minorEastAsia" w:hAnsiTheme="minorHAnsi" w:cstheme="minorBidi"/>
            <w:b w:val="0"/>
            <w:noProof/>
            <w:sz w:val="22"/>
            <w:szCs w:val="22"/>
          </w:rPr>
          <w:tab/>
        </w:r>
        <w:r w:rsidR="0010412D" w:rsidRPr="00ED02D0">
          <w:rPr>
            <w:rStyle w:val="Hyperlink"/>
            <w:noProof/>
          </w:rPr>
          <w:t>Human-Machine Interface</w:t>
        </w:r>
        <w:r w:rsidR="0010412D">
          <w:rPr>
            <w:noProof/>
            <w:webHidden/>
          </w:rPr>
          <w:tab/>
        </w:r>
        <w:r w:rsidR="0010412D">
          <w:rPr>
            <w:noProof/>
            <w:webHidden/>
          </w:rPr>
          <w:fldChar w:fldCharType="begin"/>
        </w:r>
        <w:r w:rsidR="0010412D">
          <w:rPr>
            <w:noProof/>
            <w:webHidden/>
          </w:rPr>
          <w:instrText xml:space="preserve"> PAGEREF _Toc496710855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7E60DA6A" w14:textId="77777777" w:rsidR="0010412D" w:rsidRDefault="00D550BA">
      <w:pPr>
        <w:pStyle w:val="TOC2"/>
        <w:rPr>
          <w:rFonts w:asciiTheme="minorHAnsi" w:eastAsiaTheme="minorEastAsia" w:hAnsiTheme="minorHAnsi" w:cstheme="minorBidi"/>
          <w:b w:val="0"/>
          <w:noProof/>
          <w:sz w:val="22"/>
          <w:szCs w:val="22"/>
        </w:rPr>
      </w:pPr>
      <w:hyperlink w:anchor="_Toc496710856" w:history="1">
        <w:r w:rsidR="0010412D" w:rsidRPr="00ED02D0">
          <w:rPr>
            <w:rStyle w:val="Hyperlink"/>
            <w:noProof/>
          </w:rPr>
          <w:t>7.1</w:t>
        </w:r>
        <w:r w:rsidR="0010412D">
          <w:rPr>
            <w:rFonts w:asciiTheme="minorHAnsi" w:eastAsiaTheme="minorEastAsia" w:hAnsiTheme="minorHAnsi" w:cstheme="minorBidi"/>
            <w:b w:val="0"/>
            <w:noProof/>
            <w:sz w:val="22"/>
            <w:szCs w:val="22"/>
          </w:rPr>
          <w:tab/>
        </w:r>
        <w:r w:rsidR="0010412D" w:rsidRPr="00ED02D0">
          <w:rPr>
            <w:rStyle w:val="Hyperlink"/>
            <w:noProof/>
          </w:rPr>
          <w:t>Interface Design Rules</w:t>
        </w:r>
        <w:r w:rsidR="0010412D">
          <w:rPr>
            <w:noProof/>
            <w:webHidden/>
          </w:rPr>
          <w:tab/>
        </w:r>
        <w:r w:rsidR="0010412D">
          <w:rPr>
            <w:noProof/>
            <w:webHidden/>
          </w:rPr>
          <w:fldChar w:fldCharType="begin"/>
        </w:r>
        <w:r w:rsidR="0010412D">
          <w:rPr>
            <w:noProof/>
            <w:webHidden/>
          </w:rPr>
          <w:instrText xml:space="preserve"> PAGEREF _Toc496710856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64A802BA" w14:textId="77777777" w:rsidR="0010412D" w:rsidRDefault="00D550BA">
      <w:pPr>
        <w:pStyle w:val="TOC2"/>
        <w:rPr>
          <w:rFonts w:asciiTheme="minorHAnsi" w:eastAsiaTheme="minorEastAsia" w:hAnsiTheme="minorHAnsi" w:cstheme="minorBidi"/>
          <w:b w:val="0"/>
          <w:noProof/>
          <w:sz w:val="22"/>
          <w:szCs w:val="22"/>
        </w:rPr>
      </w:pPr>
      <w:hyperlink w:anchor="_Toc496710857" w:history="1">
        <w:r w:rsidR="0010412D" w:rsidRPr="00ED02D0">
          <w:rPr>
            <w:rStyle w:val="Hyperlink"/>
            <w:noProof/>
          </w:rPr>
          <w:t>7.2</w:t>
        </w:r>
        <w:r w:rsidR="0010412D">
          <w:rPr>
            <w:rFonts w:asciiTheme="minorHAnsi" w:eastAsiaTheme="minorEastAsia" w:hAnsiTheme="minorHAnsi" w:cstheme="minorBidi"/>
            <w:b w:val="0"/>
            <w:noProof/>
            <w:sz w:val="22"/>
            <w:szCs w:val="22"/>
          </w:rPr>
          <w:tab/>
        </w:r>
        <w:r w:rsidR="0010412D" w:rsidRPr="00ED02D0">
          <w:rPr>
            <w:rStyle w:val="Hyperlink"/>
            <w:noProof/>
          </w:rPr>
          <w:t>Inputs</w:t>
        </w:r>
        <w:r w:rsidR="0010412D">
          <w:rPr>
            <w:noProof/>
            <w:webHidden/>
          </w:rPr>
          <w:tab/>
        </w:r>
        <w:r w:rsidR="0010412D">
          <w:rPr>
            <w:noProof/>
            <w:webHidden/>
          </w:rPr>
          <w:fldChar w:fldCharType="begin"/>
        </w:r>
        <w:r w:rsidR="0010412D">
          <w:rPr>
            <w:noProof/>
            <w:webHidden/>
          </w:rPr>
          <w:instrText xml:space="preserve"> PAGEREF _Toc496710857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1C7D7AE8" w14:textId="77777777" w:rsidR="0010412D" w:rsidRDefault="00D550BA">
      <w:pPr>
        <w:pStyle w:val="TOC2"/>
        <w:rPr>
          <w:rFonts w:asciiTheme="minorHAnsi" w:eastAsiaTheme="minorEastAsia" w:hAnsiTheme="minorHAnsi" w:cstheme="minorBidi"/>
          <w:b w:val="0"/>
          <w:noProof/>
          <w:sz w:val="22"/>
          <w:szCs w:val="22"/>
        </w:rPr>
      </w:pPr>
      <w:hyperlink w:anchor="_Toc496710858" w:history="1">
        <w:r w:rsidR="0010412D" w:rsidRPr="00ED02D0">
          <w:rPr>
            <w:rStyle w:val="Hyperlink"/>
            <w:noProof/>
          </w:rPr>
          <w:t>7.3</w:t>
        </w:r>
        <w:r w:rsidR="0010412D">
          <w:rPr>
            <w:rFonts w:asciiTheme="minorHAnsi" w:eastAsiaTheme="minorEastAsia" w:hAnsiTheme="minorHAnsi" w:cstheme="minorBidi"/>
            <w:b w:val="0"/>
            <w:noProof/>
            <w:sz w:val="22"/>
            <w:szCs w:val="22"/>
          </w:rPr>
          <w:tab/>
        </w:r>
        <w:r w:rsidR="0010412D" w:rsidRPr="00ED02D0">
          <w:rPr>
            <w:rStyle w:val="Hyperlink"/>
            <w:noProof/>
          </w:rPr>
          <w:t>Outputs</w:t>
        </w:r>
        <w:r w:rsidR="0010412D">
          <w:rPr>
            <w:noProof/>
            <w:webHidden/>
          </w:rPr>
          <w:tab/>
        </w:r>
        <w:r w:rsidR="0010412D">
          <w:rPr>
            <w:noProof/>
            <w:webHidden/>
          </w:rPr>
          <w:fldChar w:fldCharType="begin"/>
        </w:r>
        <w:r w:rsidR="0010412D">
          <w:rPr>
            <w:noProof/>
            <w:webHidden/>
          </w:rPr>
          <w:instrText xml:space="preserve"> PAGEREF _Toc496710858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14E0C7E3" w14:textId="77777777" w:rsidR="0010412D" w:rsidRDefault="00D550BA">
      <w:pPr>
        <w:pStyle w:val="TOC2"/>
        <w:rPr>
          <w:rFonts w:asciiTheme="minorHAnsi" w:eastAsiaTheme="minorEastAsia" w:hAnsiTheme="minorHAnsi" w:cstheme="minorBidi"/>
          <w:b w:val="0"/>
          <w:noProof/>
          <w:sz w:val="22"/>
          <w:szCs w:val="22"/>
        </w:rPr>
      </w:pPr>
      <w:hyperlink w:anchor="_Toc496710859" w:history="1">
        <w:r w:rsidR="0010412D" w:rsidRPr="00ED02D0">
          <w:rPr>
            <w:rStyle w:val="Hyperlink"/>
            <w:noProof/>
          </w:rPr>
          <w:t>7.4</w:t>
        </w:r>
        <w:r w:rsidR="0010412D">
          <w:rPr>
            <w:rFonts w:asciiTheme="minorHAnsi" w:eastAsiaTheme="minorEastAsia" w:hAnsiTheme="minorHAnsi" w:cstheme="minorBidi"/>
            <w:b w:val="0"/>
            <w:noProof/>
            <w:sz w:val="22"/>
            <w:szCs w:val="22"/>
          </w:rPr>
          <w:tab/>
        </w:r>
        <w:r w:rsidR="0010412D" w:rsidRPr="00ED02D0">
          <w:rPr>
            <w:rStyle w:val="Hyperlink"/>
            <w:noProof/>
          </w:rPr>
          <w:t>Navigation Hierarchy</w:t>
        </w:r>
        <w:r w:rsidR="0010412D">
          <w:rPr>
            <w:noProof/>
            <w:webHidden/>
          </w:rPr>
          <w:tab/>
        </w:r>
        <w:r w:rsidR="0010412D">
          <w:rPr>
            <w:noProof/>
            <w:webHidden/>
          </w:rPr>
          <w:fldChar w:fldCharType="begin"/>
        </w:r>
        <w:r w:rsidR="0010412D">
          <w:rPr>
            <w:noProof/>
            <w:webHidden/>
          </w:rPr>
          <w:instrText xml:space="preserve"> PAGEREF _Toc496710859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0E610C63" w14:textId="77777777" w:rsidR="0010412D" w:rsidRDefault="00D550BA">
      <w:pPr>
        <w:pStyle w:val="TOC1"/>
        <w:rPr>
          <w:rFonts w:asciiTheme="minorHAnsi" w:eastAsiaTheme="minorEastAsia" w:hAnsiTheme="minorHAnsi" w:cstheme="minorBidi"/>
          <w:b w:val="0"/>
          <w:noProof/>
          <w:sz w:val="22"/>
          <w:szCs w:val="22"/>
        </w:rPr>
      </w:pPr>
      <w:hyperlink w:anchor="_Toc496710860" w:history="1">
        <w:r w:rsidR="0010412D" w:rsidRPr="00ED02D0">
          <w:rPr>
            <w:rStyle w:val="Hyperlink"/>
            <w:noProof/>
          </w:rPr>
          <w:t>8</w:t>
        </w:r>
        <w:r w:rsidR="0010412D">
          <w:rPr>
            <w:rFonts w:asciiTheme="minorHAnsi" w:eastAsiaTheme="minorEastAsia" w:hAnsiTheme="minorHAnsi" w:cstheme="minorBidi"/>
            <w:b w:val="0"/>
            <w:noProof/>
            <w:sz w:val="22"/>
            <w:szCs w:val="22"/>
          </w:rPr>
          <w:tab/>
        </w:r>
        <w:r w:rsidR="0010412D" w:rsidRPr="00ED02D0">
          <w:rPr>
            <w:rStyle w:val="Hyperlink"/>
            <w:noProof/>
          </w:rPr>
          <w:t>System Integrity Controls</w:t>
        </w:r>
        <w:r w:rsidR="0010412D">
          <w:rPr>
            <w:noProof/>
            <w:webHidden/>
          </w:rPr>
          <w:tab/>
        </w:r>
        <w:r w:rsidR="0010412D">
          <w:rPr>
            <w:noProof/>
            <w:webHidden/>
          </w:rPr>
          <w:fldChar w:fldCharType="begin"/>
        </w:r>
        <w:r w:rsidR="0010412D">
          <w:rPr>
            <w:noProof/>
            <w:webHidden/>
          </w:rPr>
          <w:instrText xml:space="preserve"> PAGEREF _Toc496710860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3C24D8EE" w14:textId="77777777" w:rsidR="0010412D" w:rsidRDefault="00D550BA">
      <w:pPr>
        <w:pStyle w:val="TOC1"/>
        <w:rPr>
          <w:rFonts w:asciiTheme="minorHAnsi" w:eastAsiaTheme="minorEastAsia" w:hAnsiTheme="minorHAnsi" w:cstheme="minorBidi"/>
          <w:b w:val="0"/>
          <w:noProof/>
          <w:sz w:val="22"/>
          <w:szCs w:val="22"/>
        </w:rPr>
      </w:pPr>
      <w:hyperlink w:anchor="_Toc496710861" w:history="1">
        <w:r w:rsidR="0010412D" w:rsidRPr="00ED02D0">
          <w:rPr>
            <w:rStyle w:val="Hyperlink"/>
            <w:noProof/>
          </w:rPr>
          <w:t>9</w:t>
        </w:r>
        <w:r w:rsidR="0010412D">
          <w:rPr>
            <w:rFonts w:asciiTheme="minorHAnsi" w:eastAsiaTheme="minorEastAsia" w:hAnsiTheme="minorHAnsi" w:cstheme="minorBidi"/>
            <w:b w:val="0"/>
            <w:noProof/>
            <w:sz w:val="22"/>
            <w:szCs w:val="22"/>
          </w:rPr>
          <w:tab/>
        </w:r>
        <w:r w:rsidR="0010412D" w:rsidRPr="00ED02D0">
          <w:rPr>
            <w:rStyle w:val="Hyperlink"/>
            <w:noProof/>
          </w:rPr>
          <w:t>Appendix A</w:t>
        </w:r>
        <w:r w:rsidR="0010412D">
          <w:rPr>
            <w:noProof/>
            <w:webHidden/>
          </w:rPr>
          <w:tab/>
        </w:r>
        <w:r w:rsidR="0010412D">
          <w:rPr>
            <w:noProof/>
            <w:webHidden/>
          </w:rPr>
          <w:fldChar w:fldCharType="begin"/>
        </w:r>
        <w:r w:rsidR="0010412D">
          <w:rPr>
            <w:noProof/>
            <w:webHidden/>
          </w:rPr>
          <w:instrText xml:space="preserve"> PAGEREF _Toc496710861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6CA2E751" w14:textId="77777777" w:rsidR="0010412D" w:rsidRDefault="00D550BA">
      <w:pPr>
        <w:pStyle w:val="TOC2"/>
        <w:rPr>
          <w:rFonts w:asciiTheme="minorHAnsi" w:eastAsiaTheme="minorEastAsia" w:hAnsiTheme="minorHAnsi" w:cstheme="minorBidi"/>
          <w:b w:val="0"/>
          <w:noProof/>
          <w:sz w:val="22"/>
          <w:szCs w:val="22"/>
        </w:rPr>
      </w:pPr>
      <w:hyperlink w:anchor="_Toc496710862" w:history="1">
        <w:r w:rsidR="0010412D" w:rsidRPr="00ED02D0">
          <w:rPr>
            <w:rStyle w:val="Hyperlink"/>
            <w:noProof/>
          </w:rPr>
          <w:t>9.1</w:t>
        </w:r>
        <w:r w:rsidR="0010412D">
          <w:rPr>
            <w:rFonts w:asciiTheme="minorHAnsi" w:eastAsiaTheme="minorEastAsia" w:hAnsiTheme="minorHAnsi" w:cstheme="minorBidi"/>
            <w:b w:val="0"/>
            <w:noProof/>
            <w:sz w:val="22"/>
            <w:szCs w:val="22"/>
          </w:rPr>
          <w:tab/>
        </w:r>
        <w:r w:rsidR="0010412D" w:rsidRPr="00ED02D0">
          <w:rPr>
            <w:rStyle w:val="Hyperlink"/>
            <w:noProof/>
          </w:rPr>
          <w:t>Abbreviations and Definitions</w:t>
        </w:r>
        <w:r w:rsidR="0010412D">
          <w:rPr>
            <w:noProof/>
            <w:webHidden/>
          </w:rPr>
          <w:tab/>
        </w:r>
        <w:r w:rsidR="0010412D">
          <w:rPr>
            <w:noProof/>
            <w:webHidden/>
          </w:rPr>
          <w:fldChar w:fldCharType="begin"/>
        </w:r>
        <w:r w:rsidR="0010412D">
          <w:rPr>
            <w:noProof/>
            <w:webHidden/>
          </w:rPr>
          <w:instrText xml:space="preserve"> PAGEREF _Toc496710862 \h </w:instrText>
        </w:r>
        <w:r w:rsidR="0010412D">
          <w:rPr>
            <w:noProof/>
            <w:webHidden/>
          </w:rPr>
        </w:r>
        <w:r w:rsidR="0010412D">
          <w:rPr>
            <w:noProof/>
            <w:webHidden/>
          </w:rPr>
          <w:fldChar w:fldCharType="separate"/>
        </w:r>
        <w:r w:rsidR="0010412D">
          <w:rPr>
            <w:noProof/>
            <w:webHidden/>
          </w:rPr>
          <w:t>21</w:t>
        </w:r>
        <w:r w:rsidR="0010412D">
          <w:rPr>
            <w:noProof/>
            <w:webHidden/>
          </w:rPr>
          <w:fldChar w:fldCharType="end"/>
        </w:r>
      </w:hyperlink>
    </w:p>
    <w:p w14:paraId="40910BDB" w14:textId="77777777" w:rsidR="0010412D" w:rsidRDefault="00D550BA">
      <w:pPr>
        <w:pStyle w:val="TOC2"/>
        <w:rPr>
          <w:rFonts w:asciiTheme="minorHAnsi" w:eastAsiaTheme="minorEastAsia" w:hAnsiTheme="minorHAnsi" w:cstheme="minorBidi"/>
          <w:b w:val="0"/>
          <w:noProof/>
          <w:sz w:val="22"/>
          <w:szCs w:val="22"/>
        </w:rPr>
      </w:pPr>
      <w:hyperlink w:anchor="_Toc496710863" w:history="1">
        <w:r w:rsidR="0010412D" w:rsidRPr="00ED02D0">
          <w:rPr>
            <w:rStyle w:val="Hyperlink"/>
            <w:noProof/>
          </w:rPr>
          <w:t>9.2</w:t>
        </w:r>
        <w:r w:rsidR="0010412D">
          <w:rPr>
            <w:rFonts w:asciiTheme="minorHAnsi" w:eastAsiaTheme="minorEastAsia" w:hAnsiTheme="minorHAnsi" w:cstheme="minorBidi"/>
            <w:b w:val="0"/>
            <w:noProof/>
            <w:sz w:val="22"/>
            <w:szCs w:val="22"/>
          </w:rPr>
          <w:tab/>
        </w:r>
        <w:r w:rsidR="0010412D" w:rsidRPr="00ED02D0">
          <w:rPr>
            <w:rStyle w:val="Hyperlink"/>
            <w:noProof/>
          </w:rPr>
          <w:t>Glossary</w:t>
        </w:r>
        <w:r w:rsidR="0010412D">
          <w:rPr>
            <w:noProof/>
            <w:webHidden/>
          </w:rPr>
          <w:tab/>
        </w:r>
        <w:r w:rsidR="0010412D">
          <w:rPr>
            <w:noProof/>
            <w:webHidden/>
          </w:rPr>
          <w:fldChar w:fldCharType="begin"/>
        </w:r>
        <w:r w:rsidR="0010412D">
          <w:rPr>
            <w:noProof/>
            <w:webHidden/>
          </w:rPr>
          <w:instrText xml:space="preserve"> PAGEREF _Toc496710863 \h </w:instrText>
        </w:r>
        <w:r w:rsidR="0010412D">
          <w:rPr>
            <w:noProof/>
            <w:webHidden/>
          </w:rPr>
        </w:r>
        <w:r w:rsidR="0010412D">
          <w:rPr>
            <w:noProof/>
            <w:webHidden/>
          </w:rPr>
          <w:fldChar w:fldCharType="separate"/>
        </w:r>
        <w:r w:rsidR="0010412D">
          <w:rPr>
            <w:noProof/>
            <w:webHidden/>
          </w:rPr>
          <w:t>22</w:t>
        </w:r>
        <w:r w:rsidR="0010412D">
          <w:rPr>
            <w:noProof/>
            <w:webHidden/>
          </w:rPr>
          <w:fldChar w:fldCharType="end"/>
        </w:r>
      </w:hyperlink>
    </w:p>
    <w:p w14:paraId="1780AD19" w14:textId="77777777" w:rsidR="0010412D" w:rsidRDefault="00D550BA">
      <w:pPr>
        <w:pStyle w:val="TOC2"/>
        <w:rPr>
          <w:rFonts w:asciiTheme="minorHAnsi" w:eastAsiaTheme="minorEastAsia" w:hAnsiTheme="minorHAnsi" w:cstheme="minorBidi"/>
          <w:b w:val="0"/>
          <w:noProof/>
          <w:sz w:val="22"/>
          <w:szCs w:val="22"/>
        </w:rPr>
      </w:pPr>
      <w:hyperlink w:anchor="_Toc496710864" w:history="1">
        <w:r w:rsidR="0010412D" w:rsidRPr="00ED02D0">
          <w:rPr>
            <w:rStyle w:val="Hyperlink"/>
            <w:noProof/>
          </w:rPr>
          <w:t>9.3</w:t>
        </w:r>
        <w:r w:rsidR="0010412D">
          <w:rPr>
            <w:rFonts w:asciiTheme="minorHAnsi" w:eastAsiaTheme="minorEastAsia" w:hAnsiTheme="minorHAnsi" w:cstheme="minorBidi"/>
            <w:b w:val="0"/>
            <w:noProof/>
            <w:sz w:val="22"/>
            <w:szCs w:val="22"/>
          </w:rPr>
          <w:tab/>
        </w:r>
        <w:r w:rsidR="0010412D" w:rsidRPr="00ED02D0">
          <w:rPr>
            <w:rStyle w:val="Hyperlink"/>
            <w:noProof/>
          </w:rPr>
          <w:t>Requirements Traceability Matrix</w:t>
        </w:r>
        <w:r w:rsidR="0010412D">
          <w:rPr>
            <w:noProof/>
            <w:webHidden/>
          </w:rPr>
          <w:tab/>
        </w:r>
        <w:r w:rsidR="0010412D">
          <w:rPr>
            <w:noProof/>
            <w:webHidden/>
          </w:rPr>
          <w:fldChar w:fldCharType="begin"/>
        </w:r>
        <w:r w:rsidR="0010412D">
          <w:rPr>
            <w:noProof/>
            <w:webHidden/>
          </w:rPr>
          <w:instrText xml:space="preserve"> PAGEREF _Toc496710864 \h </w:instrText>
        </w:r>
        <w:r w:rsidR="0010412D">
          <w:rPr>
            <w:noProof/>
            <w:webHidden/>
          </w:rPr>
        </w:r>
        <w:r w:rsidR="0010412D">
          <w:rPr>
            <w:noProof/>
            <w:webHidden/>
          </w:rPr>
          <w:fldChar w:fldCharType="separate"/>
        </w:r>
        <w:r w:rsidR="0010412D">
          <w:rPr>
            <w:noProof/>
            <w:webHidden/>
          </w:rPr>
          <w:t>23</w:t>
        </w:r>
        <w:r w:rsidR="0010412D">
          <w:rPr>
            <w:noProof/>
            <w:webHidden/>
          </w:rPr>
          <w:fldChar w:fldCharType="end"/>
        </w:r>
      </w:hyperlink>
    </w:p>
    <w:p w14:paraId="3E7D5812" w14:textId="77777777" w:rsidR="0010412D" w:rsidRDefault="00D550BA">
      <w:pPr>
        <w:pStyle w:val="TOC2"/>
        <w:rPr>
          <w:rFonts w:asciiTheme="minorHAnsi" w:eastAsiaTheme="minorEastAsia" w:hAnsiTheme="minorHAnsi" w:cstheme="minorBidi"/>
          <w:b w:val="0"/>
          <w:noProof/>
          <w:sz w:val="22"/>
          <w:szCs w:val="22"/>
        </w:rPr>
      </w:pPr>
      <w:hyperlink w:anchor="_Toc496710865" w:history="1">
        <w:r w:rsidR="0010412D" w:rsidRPr="00ED02D0">
          <w:rPr>
            <w:rStyle w:val="Hyperlink"/>
            <w:noProof/>
          </w:rPr>
          <w:t>9.4</w:t>
        </w:r>
        <w:r w:rsidR="0010412D">
          <w:rPr>
            <w:rFonts w:asciiTheme="minorHAnsi" w:eastAsiaTheme="minorEastAsia" w:hAnsiTheme="minorHAnsi" w:cstheme="minorBidi"/>
            <w:b w:val="0"/>
            <w:noProof/>
            <w:sz w:val="22"/>
            <w:szCs w:val="22"/>
          </w:rPr>
          <w:tab/>
        </w:r>
        <w:r w:rsidR="0010412D" w:rsidRPr="00ED02D0">
          <w:rPr>
            <w:rStyle w:val="Hyperlink"/>
            <w:noProof/>
          </w:rPr>
          <w:t>Packaging and Installation</w:t>
        </w:r>
        <w:r w:rsidR="0010412D">
          <w:rPr>
            <w:noProof/>
            <w:webHidden/>
          </w:rPr>
          <w:tab/>
        </w:r>
        <w:r w:rsidR="0010412D">
          <w:rPr>
            <w:noProof/>
            <w:webHidden/>
          </w:rPr>
          <w:fldChar w:fldCharType="begin"/>
        </w:r>
        <w:r w:rsidR="0010412D">
          <w:rPr>
            <w:noProof/>
            <w:webHidden/>
          </w:rPr>
          <w:instrText xml:space="preserve"> PAGEREF _Toc496710865 \h </w:instrText>
        </w:r>
        <w:r w:rsidR="0010412D">
          <w:rPr>
            <w:noProof/>
            <w:webHidden/>
          </w:rPr>
        </w:r>
        <w:r w:rsidR="0010412D">
          <w:rPr>
            <w:noProof/>
            <w:webHidden/>
          </w:rPr>
          <w:fldChar w:fldCharType="separate"/>
        </w:r>
        <w:r w:rsidR="0010412D">
          <w:rPr>
            <w:noProof/>
            <w:webHidden/>
          </w:rPr>
          <w:t>23</w:t>
        </w:r>
        <w:r w:rsidR="0010412D">
          <w:rPr>
            <w:noProof/>
            <w:webHidden/>
          </w:rPr>
          <w:fldChar w:fldCharType="end"/>
        </w:r>
      </w:hyperlink>
    </w:p>
    <w:p w14:paraId="69A88905" w14:textId="77777777" w:rsidR="0010412D" w:rsidRDefault="00D550BA">
      <w:pPr>
        <w:pStyle w:val="TOC2"/>
        <w:rPr>
          <w:rFonts w:asciiTheme="minorHAnsi" w:eastAsiaTheme="minorEastAsia" w:hAnsiTheme="minorHAnsi" w:cstheme="minorBidi"/>
          <w:b w:val="0"/>
          <w:noProof/>
          <w:sz w:val="22"/>
          <w:szCs w:val="22"/>
        </w:rPr>
      </w:pPr>
      <w:hyperlink w:anchor="_Toc496710866" w:history="1">
        <w:r w:rsidR="0010412D" w:rsidRPr="00ED02D0">
          <w:rPr>
            <w:rStyle w:val="Hyperlink"/>
            <w:noProof/>
          </w:rPr>
          <w:t>9.5</w:t>
        </w:r>
        <w:r w:rsidR="0010412D">
          <w:rPr>
            <w:rFonts w:asciiTheme="minorHAnsi" w:eastAsiaTheme="minorEastAsia" w:hAnsiTheme="minorHAnsi" w:cstheme="minorBidi"/>
            <w:b w:val="0"/>
            <w:noProof/>
            <w:sz w:val="22"/>
            <w:szCs w:val="22"/>
          </w:rPr>
          <w:tab/>
        </w:r>
        <w:r w:rsidR="0010412D" w:rsidRPr="00ED02D0">
          <w:rPr>
            <w:rStyle w:val="Hyperlink"/>
            <w:noProof/>
          </w:rPr>
          <w:t>Design Metrics</w:t>
        </w:r>
        <w:r w:rsidR="0010412D">
          <w:rPr>
            <w:noProof/>
            <w:webHidden/>
          </w:rPr>
          <w:tab/>
        </w:r>
        <w:r w:rsidR="0010412D">
          <w:rPr>
            <w:noProof/>
            <w:webHidden/>
          </w:rPr>
          <w:fldChar w:fldCharType="begin"/>
        </w:r>
        <w:r w:rsidR="0010412D">
          <w:rPr>
            <w:noProof/>
            <w:webHidden/>
          </w:rPr>
          <w:instrText xml:space="preserve"> PAGEREF _Toc496710866 \h </w:instrText>
        </w:r>
        <w:r w:rsidR="0010412D">
          <w:rPr>
            <w:noProof/>
            <w:webHidden/>
          </w:rPr>
        </w:r>
        <w:r w:rsidR="0010412D">
          <w:rPr>
            <w:noProof/>
            <w:webHidden/>
          </w:rPr>
          <w:fldChar w:fldCharType="separate"/>
        </w:r>
        <w:r w:rsidR="0010412D">
          <w:rPr>
            <w:noProof/>
            <w:webHidden/>
          </w:rPr>
          <w:t>23</w:t>
        </w:r>
        <w:r w:rsidR="0010412D">
          <w:rPr>
            <w:noProof/>
            <w:webHidden/>
          </w:rPr>
          <w:fldChar w:fldCharType="end"/>
        </w:r>
      </w:hyperlink>
    </w:p>
    <w:p w14:paraId="019D86E5" w14:textId="77777777" w:rsidR="0010412D" w:rsidRDefault="00D550BA">
      <w:pPr>
        <w:pStyle w:val="TOC2"/>
        <w:rPr>
          <w:rFonts w:asciiTheme="minorHAnsi" w:eastAsiaTheme="minorEastAsia" w:hAnsiTheme="minorHAnsi" w:cstheme="minorBidi"/>
          <w:b w:val="0"/>
          <w:noProof/>
          <w:sz w:val="22"/>
          <w:szCs w:val="22"/>
        </w:rPr>
      </w:pPr>
      <w:hyperlink w:anchor="_Toc496710867" w:history="1">
        <w:r w:rsidR="0010412D" w:rsidRPr="00ED02D0">
          <w:rPr>
            <w:rStyle w:val="Hyperlink"/>
            <w:noProof/>
          </w:rPr>
          <w:t>9.6</w:t>
        </w:r>
        <w:r w:rsidR="0010412D">
          <w:rPr>
            <w:rFonts w:asciiTheme="minorHAnsi" w:eastAsiaTheme="minorEastAsia" w:hAnsiTheme="minorHAnsi" w:cstheme="minorBidi"/>
            <w:b w:val="0"/>
            <w:noProof/>
            <w:sz w:val="22"/>
            <w:szCs w:val="22"/>
          </w:rPr>
          <w:tab/>
        </w:r>
        <w:r w:rsidR="0010412D" w:rsidRPr="00ED02D0">
          <w:rPr>
            <w:rStyle w:val="Hyperlink"/>
            <w:noProof/>
          </w:rPr>
          <w:t>Required Technical Documents</w:t>
        </w:r>
        <w:r w:rsidR="0010412D">
          <w:rPr>
            <w:noProof/>
            <w:webHidden/>
          </w:rPr>
          <w:tab/>
        </w:r>
        <w:r w:rsidR="0010412D">
          <w:rPr>
            <w:noProof/>
            <w:webHidden/>
          </w:rPr>
          <w:fldChar w:fldCharType="begin"/>
        </w:r>
        <w:r w:rsidR="0010412D">
          <w:rPr>
            <w:noProof/>
            <w:webHidden/>
          </w:rPr>
          <w:instrText xml:space="preserve"> PAGEREF _Toc496710867 \h </w:instrText>
        </w:r>
        <w:r w:rsidR="0010412D">
          <w:rPr>
            <w:noProof/>
            <w:webHidden/>
          </w:rPr>
        </w:r>
        <w:r w:rsidR="0010412D">
          <w:rPr>
            <w:noProof/>
            <w:webHidden/>
          </w:rPr>
          <w:fldChar w:fldCharType="separate"/>
        </w:r>
        <w:r w:rsidR="0010412D">
          <w:rPr>
            <w:noProof/>
            <w:webHidden/>
          </w:rPr>
          <w:t>23</w:t>
        </w:r>
        <w:r w:rsidR="0010412D">
          <w:rPr>
            <w:noProof/>
            <w:webHidden/>
          </w:rPr>
          <w:fldChar w:fldCharType="end"/>
        </w:r>
      </w:hyperlink>
    </w:p>
    <w:p w14:paraId="134CBF42" w14:textId="77777777" w:rsidR="0010412D" w:rsidRDefault="00D550BA">
      <w:pPr>
        <w:pStyle w:val="TOC1"/>
        <w:rPr>
          <w:rFonts w:asciiTheme="minorHAnsi" w:eastAsiaTheme="minorEastAsia" w:hAnsiTheme="minorHAnsi" w:cstheme="minorBidi"/>
          <w:b w:val="0"/>
          <w:noProof/>
          <w:sz w:val="22"/>
          <w:szCs w:val="22"/>
        </w:rPr>
      </w:pPr>
      <w:hyperlink w:anchor="_Toc496710868" w:history="1">
        <w:r w:rsidR="0010412D" w:rsidRPr="00ED02D0">
          <w:rPr>
            <w:rStyle w:val="Hyperlink"/>
            <w:noProof/>
          </w:rPr>
          <w:t>10</w:t>
        </w:r>
        <w:r w:rsidR="0010412D">
          <w:rPr>
            <w:rFonts w:asciiTheme="minorHAnsi" w:eastAsiaTheme="minorEastAsia" w:hAnsiTheme="minorHAnsi" w:cstheme="minorBidi"/>
            <w:b w:val="0"/>
            <w:noProof/>
            <w:sz w:val="22"/>
            <w:szCs w:val="22"/>
          </w:rPr>
          <w:tab/>
        </w:r>
        <w:r w:rsidR="0010412D" w:rsidRPr="00ED02D0">
          <w:rPr>
            <w:rStyle w:val="Hyperlink"/>
            <w:noProof/>
          </w:rPr>
          <w:t>Approval Signatures</w:t>
        </w:r>
        <w:r w:rsidR="0010412D">
          <w:rPr>
            <w:noProof/>
            <w:webHidden/>
          </w:rPr>
          <w:tab/>
        </w:r>
        <w:r w:rsidR="0010412D">
          <w:rPr>
            <w:noProof/>
            <w:webHidden/>
          </w:rPr>
          <w:fldChar w:fldCharType="begin"/>
        </w:r>
        <w:r w:rsidR="0010412D">
          <w:rPr>
            <w:noProof/>
            <w:webHidden/>
          </w:rPr>
          <w:instrText xml:space="preserve"> PAGEREF _Toc496710868 \h </w:instrText>
        </w:r>
        <w:r w:rsidR="0010412D">
          <w:rPr>
            <w:noProof/>
            <w:webHidden/>
          </w:rPr>
        </w:r>
        <w:r w:rsidR="0010412D">
          <w:rPr>
            <w:noProof/>
            <w:webHidden/>
          </w:rPr>
          <w:fldChar w:fldCharType="separate"/>
        </w:r>
        <w:r w:rsidR="0010412D">
          <w:rPr>
            <w:noProof/>
            <w:webHidden/>
          </w:rPr>
          <w:t>24</w:t>
        </w:r>
        <w:r w:rsidR="0010412D">
          <w:rPr>
            <w:noProof/>
            <w:webHidden/>
          </w:rPr>
          <w:fldChar w:fldCharType="end"/>
        </w:r>
      </w:hyperlink>
    </w:p>
    <w:p w14:paraId="2C0E233F" w14:textId="77777777" w:rsidR="00D444BD" w:rsidRDefault="00D444BD" w:rsidP="00D444BD">
      <w:pPr>
        <w:pStyle w:val="TOC1"/>
      </w:pPr>
      <w:r>
        <w:fldChar w:fldCharType="end"/>
      </w:r>
    </w:p>
    <w:p w14:paraId="43435041" w14:textId="77777777" w:rsidR="00D82E6D" w:rsidRDefault="00D82E6D" w:rsidP="00D82E6D">
      <w:pPr>
        <w:pStyle w:val="Body"/>
        <w:jc w:val="center"/>
        <w:rPr>
          <w:rFonts w:ascii="Arial" w:hAnsi="Arial" w:cs="Arial"/>
          <w:b/>
          <w:sz w:val="36"/>
          <w:szCs w:val="36"/>
        </w:rPr>
      </w:pPr>
      <w:bookmarkStart w:id="19" w:name="_Toc146698395"/>
      <w:bookmarkEnd w:id="19"/>
    </w:p>
    <w:p w14:paraId="52C07439" w14:textId="77777777" w:rsidR="00D82E6D" w:rsidRPr="00D82E6D" w:rsidRDefault="00D82E6D" w:rsidP="008475FF">
      <w:pPr>
        <w:pStyle w:val="TOCHeading"/>
      </w:pPr>
      <w:r w:rsidRPr="00D82E6D">
        <w:lastRenderedPageBreak/>
        <w:t>List of Figures</w:t>
      </w:r>
    </w:p>
    <w:p w14:paraId="19B8054D" w14:textId="77777777" w:rsidR="0010412D" w:rsidRDefault="00184800">
      <w:pPr>
        <w:pStyle w:val="TableofFigures"/>
        <w:tabs>
          <w:tab w:val="right" w:leader="dot" w:pos="9350"/>
        </w:tabs>
        <w:rPr>
          <w:rFonts w:asciiTheme="minorHAnsi" w:eastAsiaTheme="minorEastAsia" w:hAnsiTheme="minorHAnsi" w:cstheme="minorBidi"/>
          <w:i w:val="0"/>
          <w:iCs w:val="0"/>
          <w:noProof/>
          <w:sz w:val="22"/>
          <w:szCs w:val="22"/>
        </w:rPr>
      </w:pPr>
      <w:r w:rsidRPr="00A6511E">
        <w:rPr>
          <w:rFonts w:ascii="Arial" w:hAnsi="Arial" w:cs="Arial"/>
          <w:iCs w:val="0"/>
          <w:noProof/>
          <w:sz w:val="24"/>
        </w:rPr>
        <w:fldChar w:fldCharType="begin"/>
      </w:r>
      <w:r w:rsidRPr="00A6511E">
        <w:rPr>
          <w:rFonts w:ascii="Arial" w:hAnsi="Arial" w:cs="Arial"/>
          <w:iCs w:val="0"/>
          <w:noProof/>
          <w:sz w:val="24"/>
        </w:rPr>
        <w:instrText xml:space="preserve"> TOC \h \z \c "Figure:" </w:instrText>
      </w:r>
      <w:r w:rsidRPr="00A6511E">
        <w:rPr>
          <w:rFonts w:ascii="Arial" w:hAnsi="Arial" w:cs="Arial"/>
          <w:iCs w:val="0"/>
          <w:noProof/>
          <w:sz w:val="24"/>
        </w:rPr>
        <w:fldChar w:fldCharType="separate"/>
      </w:r>
      <w:hyperlink w:anchor="_Toc496710869" w:history="1">
        <w:r w:rsidR="0010412D" w:rsidRPr="0001697A">
          <w:rPr>
            <w:rStyle w:val="Hyperlink"/>
            <w:noProof/>
          </w:rPr>
          <w:t>Figure: 1 DVP/MVI Interactions</w:t>
        </w:r>
        <w:r w:rsidR="0010412D">
          <w:rPr>
            <w:noProof/>
            <w:webHidden/>
          </w:rPr>
          <w:tab/>
        </w:r>
        <w:r w:rsidR="0010412D">
          <w:rPr>
            <w:noProof/>
            <w:webHidden/>
          </w:rPr>
          <w:fldChar w:fldCharType="begin"/>
        </w:r>
        <w:r w:rsidR="0010412D">
          <w:rPr>
            <w:noProof/>
            <w:webHidden/>
          </w:rPr>
          <w:instrText xml:space="preserve"> PAGEREF _Toc496710869 \h </w:instrText>
        </w:r>
        <w:r w:rsidR="0010412D">
          <w:rPr>
            <w:noProof/>
            <w:webHidden/>
          </w:rPr>
        </w:r>
        <w:r w:rsidR="0010412D">
          <w:rPr>
            <w:noProof/>
            <w:webHidden/>
          </w:rPr>
          <w:fldChar w:fldCharType="separate"/>
        </w:r>
        <w:r w:rsidR="0010412D">
          <w:rPr>
            <w:noProof/>
            <w:webHidden/>
          </w:rPr>
          <w:t>5</w:t>
        </w:r>
        <w:r w:rsidR="0010412D">
          <w:rPr>
            <w:noProof/>
            <w:webHidden/>
          </w:rPr>
          <w:fldChar w:fldCharType="end"/>
        </w:r>
      </w:hyperlink>
    </w:p>
    <w:p w14:paraId="43B027B3" w14:textId="77777777" w:rsidR="0010412D" w:rsidRDefault="00D550BA">
      <w:pPr>
        <w:pStyle w:val="TableofFigures"/>
        <w:tabs>
          <w:tab w:val="right" w:leader="dot" w:pos="9350"/>
        </w:tabs>
        <w:rPr>
          <w:rFonts w:asciiTheme="minorHAnsi" w:eastAsiaTheme="minorEastAsia" w:hAnsiTheme="minorHAnsi" w:cstheme="minorBidi"/>
          <w:i w:val="0"/>
          <w:iCs w:val="0"/>
          <w:noProof/>
          <w:sz w:val="22"/>
          <w:szCs w:val="22"/>
        </w:rPr>
      </w:pPr>
      <w:hyperlink w:anchor="_Toc496710870" w:history="1">
        <w:r w:rsidR="0010412D" w:rsidRPr="0001697A">
          <w:rPr>
            <w:rStyle w:val="Hyperlink"/>
            <w:noProof/>
          </w:rPr>
          <w:t>Figure: 2 Security Boundaries</w:t>
        </w:r>
        <w:r w:rsidR="0010412D">
          <w:rPr>
            <w:noProof/>
            <w:webHidden/>
          </w:rPr>
          <w:tab/>
        </w:r>
        <w:r w:rsidR="0010412D">
          <w:rPr>
            <w:noProof/>
            <w:webHidden/>
          </w:rPr>
          <w:fldChar w:fldCharType="begin"/>
        </w:r>
        <w:r w:rsidR="0010412D">
          <w:rPr>
            <w:noProof/>
            <w:webHidden/>
          </w:rPr>
          <w:instrText xml:space="preserve"> PAGEREF _Toc496710870 \h </w:instrText>
        </w:r>
        <w:r w:rsidR="0010412D">
          <w:rPr>
            <w:noProof/>
            <w:webHidden/>
          </w:rPr>
        </w:r>
        <w:r w:rsidR="0010412D">
          <w:rPr>
            <w:noProof/>
            <w:webHidden/>
          </w:rPr>
          <w:fldChar w:fldCharType="separate"/>
        </w:r>
        <w:r w:rsidR="0010412D">
          <w:rPr>
            <w:noProof/>
            <w:webHidden/>
          </w:rPr>
          <w:t>9</w:t>
        </w:r>
        <w:r w:rsidR="0010412D">
          <w:rPr>
            <w:noProof/>
            <w:webHidden/>
          </w:rPr>
          <w:fldChar w:fldCharType="end"/>
        </w:r>
      </w:hyperlink>
    </w:p>
    <w:p w14:paraId="57EFD7DD" w14:textId="77777777" w:rsidR="0010412D" w:rsidRDefault="00D550BA">
      <w:pPr>
        <w:pStyle w:val="TableofFigures"/>
        <w:tabs>
          <w:tab w:val="right" w:leader="dot" w:pos="9350"/>
        </w:tabs>
        <w:rPr>
          <w:rFonts w:asciiTheme="minorHAnsi" w:eastAsiaTheme="minorEastAsia" w:hAnsiTheme="minorHAnsi" w:cstheme="minorBidi"/>
          <w:i w:val="0"/>
          <w:iCs w:val="0"/>
          <w:noProof/>
          <w:sz w:val="22"/>
          <w:szCs w:val="22"/>
        </w:rPr>
      </w:pPr>
      <w:hyperlink w:anchor="_Toc496710871" w:history="1">
        <w:r w:rsidR="0010412D" w:rsidRPr="0001697A">
          <w:rPr>
            <w:rStyle w:val="Hyperlink"/>
            <w:noProof/>
          </w:rPr>
          <w:t>Figure: 3 DVP Generic - To Be Process (zoom to 200%)</w:t>
        </w:r>
        <w:r w:rsidR="0010412D">
          <w:rPr>
            <w:noProof/>
            <w:webHidden/>
          </w:rPr>
          <w:tab/>
        </w:r>
        <w:r w:rsidR="0010412D">
          <w:rPr>
            <w:noProof/>
            <w:webHidden/>
          </w:rPr>
          <w:fldChar w:fldCharType="begin"/>
        </w:r>
        <w:r w:rsidR="0010412D">
          <w:rPr>
            <w:noProof/>
            <w:webHidden/>
          </w:rPr>
          <w:instrText xml:space="preserve"> PAGEREF _Toc496710871 \h </w:instrText>
        </w:r>
        <w:r w:rsidR="0010412D">
          <w:rPr>
            <w:noProof/>
            <w:webHidden/>
          </w:rPr>
        </w:r>
        <w:r w:rsidR="0010412D">
          <w:rPr>
            <w:noProof/>
            <w:webHidden/>
          </w:rPr>
          <w:fldChar w:fldCharType="separate"/>
        </w:r>
        <w:r w:rsidR="0010412D">
          <w:rPr>
            <w:noProof/>
            <w:webHidden/>
          </w:rPr>
          <w:t>12</w:t>
        </w:r>
        <w:r w:rsidR="0010412D">
          <w:rPr>
            <w:noProof/>
            <w:webHidden/>
          </w:rPr>
          <w:fldChar w:fldCharType="end"/>
        </w:r>
      </w:hyperlink>
    </w:p>
    <w:p w14:paraId="27393152" w14:textId="77777777" w:rsidR="0010412D" w:rsidRDefault="00D550BA">
      <w:pPr>
        <w:pStyle w:val="TableofFigures"/>
        <w:tabs>
          <w:tab w:val="right" w:leader="dot" w:pos="9350"/>
        </w:tabs>
        <w:rPr>
          <w:rFonts w:asciiTheme="minorHAnsi" w:eastAsiaTheme="minorEastAsia" w:hAnsiTheme="minorHAnsi" w:cstheme="minorBidi"/>
          <w:i w:val="0"/>
          <w:iCs w:val="0"/>
          <w:noProof/>
          <w:sz w:val="22"/>
          <w:szCs w:val="22"/>
        </w:rPr>
      </w:pPr>
      <w:hyperlink w:anchor="_Toc496710872" w:history="1">
        <w:r w:rsidR="0010412D" w:rsidRPr="0001697A">
          <w:rPr>
            <w:rStyle w:val="Hyperlink"/>
            <w:noProof/>
          </w:rPr>
          <w:t>Figure: 4 DVP Process - To Be Initial Release (zoom to 200%)</w:t>
        </w:r>
        <w:r w:rsidR="0010412D">
          <w:rPr>
            <w:noProof/>
            <w:webHidden/>
          </w:rPr>
          <w:tab/>
        </w:r>
        <w:r w:rsidR="0010412D">
          <w:rPr>
            <w:noProof/>
            <w:webHidden/>
          </w:rPr>
          <w:fldChar w:fldCharType="begin"/>
        </w:r>
        <w:r w:rsidR="0010412D">
          <w:rPr>
            <w:noProof/>
            <w:webHidden/>
          </w:rPr>
          <w:instrText xml:space="preserve"> PAGEREF _Toc496710872 \h </w:instrText>
        </w:r>
        <w:r w:rsidR="0010412D">
          <w:rPr>
            <w:noProof/>
            <w:webHidden/>
          </w:rPr>
        </w:r>
        <w:r w:rsidR="0010412D">
          <w:rPr>
            <w:noProof/>
            <w:webHidden/>
          </w:rPr>
          <w:fldChar w:fldCharType="separate"/>
        </w:r>
        <w:r w:rsidR="0010412D">
          <w:rPr>
            <w:noProof/>
            <w:webHidden/>
          </w:rPr>
          <w:t>13</w:t>
        </w:r>
        <w:r w:rsidR="0010412D">
          <w:rPr>
            <w:noProof/>
            <w:webHidden/>
          </w:rPr>
          <w:fldChar w:fldCharType="end"/>
        </w:r>
      </w:hyperlink>
    </w:p>
    <w:p w14:paraId="5825F02D" w14:textId="77777777" w:rsidR="0010412D" w:rsidRDefault="00D550BA">
      <w:pPr>
        <w:pStyle w:val="TableofFigures"/>
        <w:tabs>
          <w:tab w:val="right" w:leader="dot" w:pos="9350"/>
        </w:tabs>
        <w:rPr>
          <w:rFonts w:asciiTheme="minorHAnsi" w:eastAsiaTheme="minorEastAsia" w:hAnsiTheme="minorHAnsi" w:cstheme="minorBidi"/>
          <w:i w:val="0"/>
          <w:iCs w:val="0"/>
          <w:noProof/>
          <w:sz w:val="22"/>
          <w:szCs w:val="22"/>
        </w:rPr>
      </w:pPr>
      <w:hyperlink w:anchor="_Toc496710873" w:history="1">
        <w:r w:rsidR="0010412D" w:rsidRPr="0001697A">
          <w:rPr>
            <w:rStyle w:val="Hyperlink"/>
            <w:noProof/>
          </w:rPr>
          <w:t>Figure: 5 Interface Architecture</w:t>
        </w:r>
        <w:r w:rsidR="0010412D">
          <w:rPr>
            <w:noProof/>
            <w:webHidden/>
          </w:rPr>
          <w:tab/>
        </w:r>
        <w:r w:rsidR="0010412D">
          <w:rPr>
            <w:noProof/>
            <w:webHidden/>
          </w:rPr>
          <w:fldChar w:fldCharType="begin"/>
        </w:r>
        <w:r w:rsidR="0010412D">
          <w:rPr>
            <w:noProof/>
            <w:webHidden/>
          </w:rPr>
          <w:instrText xml:space="preserve"> PAGEREF _Toc496710873 \h </w:instrText>
        </w:r>
        <w:r w:rsidR="0010412D">
          <w:rPr>
            <w:noProof/>
            <w:webHidden/>
          </w:rPr>
        </w:r>
        <w:r w:rsidR="0010412D">
          <w:rPr>
            <w:noProof/>
            <w:webHidden/>
          </w:rPr>
          <w:fldChar w:fldCharType="separate"/>
        </w:r>
        <w:r w:rsidR="0010412D">
          <w:rPr>
            <w:noProof/>
            <w:webHidden/>
          </w:rPr>
          <w:t>20</w:t>
        </w:r>
        <w:r w:rsidR="0010412D">
          <w:rPr>
            <w:noProof/>
            <w:webHidden/>
          </w:rPr>
          <w:fldChar w:fldCharType="end"/>
        </w:r>
      </w:hyperlink>
    </w:p>
    <w:p w14:paraId="356B02A0" w14:textId="782A1063" w:rsidR="00D444BD" w:rsidRPr="003B3DE2" w:rsidRDefault="00184800" w:rsidP="00D82E6D">
      <w:pPr>
        <w:ind w:right="-180"/>
        <w:rPr>
          <w:b/>
          <w:bCs/>
        </w:rPr>
        <w:sectPr w:rsidR="00D444BD" w:rsidRPr="003B3DE2" w:rsidSect="00D261D1">
          <w:footerReference w:type="default" r:id="rId10"/>
          <w:type w:val="oddPage"/>
          <w:pgSz w:w="12240" w:h="15840" w:code="1"/>
          <w:pgMar w:top="1440" w:right="1440" w:bottom="1440" w:left="1440" w:header="720" w:footer="720" w:gutter="0"/>
          <w:pgNumType w:fmt="lowerRoman" w:start="1"/>
          <w:cols w:space="720"/>
          <w:docGrid w:linePitch="360"/>
        </w:sectPr>
      </w:pPr>
      <w:r w:rsidRPr="00A6511E">
        <w:rPr>
          <w:rFonts w:ascii="Arial" w:hAnsi="Arial" w:cs="Arial"/>
          <w:i/>
          <w:iCs/>
          <w:noProof/>
          <w:sz w:val="24"/>
        </w:rPr>
        <w:fldChar w:fldCharType="end"/>
      </w:r>
    </w:p>
    <w:p w14:paraId="65508CB0" w14:textId="77777777" w:rsidR="00D444BD" w:rsidRDefault="00D444BD" w:rsidP="00D444BD">
      <w:pPr>
        <w:pStyle w:val="Heading1"/>
      </w:pPr>
      <w:bookmarkStart w:id="24" w:name="_Toc233175860"/>
      <w:bookmarkStart w:id="25" w:name="_Toc270492514"/>
      <w:bookmarkStart w:id="26" w:name="_Toc287519461"/>
      <w:bookmarkStart w:id="27" w:name="_Toc328719313"/>
      <w:bookmarkStart w:id="28" w:name="_Toc389575363"/>
      <w:bookmarkStart w:id="29" w:name="_Toc496710798"/>
      <w:r w:rsidRPr="00FF2309">
        <w:lastRenderedPageBreak/>
        <w:t>Introduction</w:t>
      </w:r>
      <w:bookmarkStart w:id="30" w:name="_Toc9415722"/>
      <w:bookmarkEnd w:id="1"/>
      <w:bookmarkEnd w:id="24"/>
      <w:bookmarkEnd w:id="25"/>
      <w:bookmarkEnd w:id="26"/>
      <w:bookmarkEnd w:id="27"/>
      <w:bookmarkEnd w:id="28"/>
      <w:bookmarkEnd w:id="29"/>
    </w:p>
    <w:p w14:paraId="5E323099" w14:textId="0745D7AB" w:rsidR="00D444BD" w:rsidRDefault="00D444BD" w:rsidP="00D444BD">
      <w:pPr>
        <w:pStyle w:val="BodyText"/>
      </w:pPr>
      <w:bookmarkStart w:id="31" w:name="_Toc153349"/>
      <w:bookmarkStart w:id="32" w:name="_Toc1202563"/>
      <w:bookmarkStart w:id="33" w:name="_Toc66891802"/>
      <w:bookmarkStart w:id="34" w:name="_Toc270492515"/>
      <w:bookmarkStart w:id="35" w:name="_Toc287519462"/>
      <w:r>
        <w:t xml:space="preserve">The Identity Services (IdS) Master Veteran Index (MVI) and Access Services (AcS) functionality, per the VA Chief Information Officer (CIO) Identity Management Policy Directive VAIQ #7338443 mandate issued by VA Information and Technology, requires all applications within VA to comply with the VA IAM requirements. Adhering to the mandate will help ensure that references to the identity of Veterans and their beneficiaries are reflected accurately, and that appropriate levels of security protecting the identities, information, and interests of the VA stakeholders are implemented. Overall, this improves the service rendered to the Veterans and their beneficiaries throughout the VA. The Identity and Access Management (IAM) Integrated Project Team (IPT) prioritized the </w:t>
      </w:r>
      <w:r w:rsidR="00A20783">
        <w:t>Digital Veterans Platform</w:t>
      </w:r>
      <w:r w:rsidR="00207910" w:rsidRPr="00207910">
        <w:t xml:space="preserve"> </w:t>
      </w:r>
      <w:r w:rsidR="001C557E">
        <w:t>(</w:t>
      </w:r>
      <w:r w:rsidR="00A20783">
        <w:t>DVP</w:t>
      </w:r>
      <w:r w:rsidR="001C557E">
        <w:t>)</w:t>
      </w:r>
      <w:r>
        <w:t xml:space="preserve"> system for FY </w:t>
      </w:r>
      <w:r w:rsidR="00A92496">
        <w:t>201</w:t>
      </w:r>
      <w:r w:rsidR="008956B5">
        <w:t>7</w:t>
      </w:r>
      <w:r w:rsidR="00B74C89">
        <w:t>.</w:t>
      </w:r>
    </w:p>
    <w:p w14:paraId="467F56AB" w14:textId="5590AF7F" w:rsidR="00D444BD" w:rsidRDefault="00D444BD" w:rsidP="00D444BD">
      <w:pPr>
        <w:pStyle w:val="BodyText"/>
      </w:pPr>
      <w:r>
        <w:t xml:space="preserve">The purpose of this document is to provide the high-level </w:t>
      </w:r>
      <w:r w:rsidR="006A1E4C">
        <w:t>design</w:t>
      </w:r>
      <w:r>
        <w:t xml:space="preserve"> that the </w:t>
      </w:r>
      <w:r w:rsidR="00A20783">
        <w:t>DVP</w:t>
      </w:r>
      <w:r>
        <w:t xml:space="preserve"> team is required to implement in order to comply with the IdS requirements</w:t>
      </w:r>
      <w:r w:rsidR="00B74C89">
        <w:t>,</w:t>
      </w:r>
      <w:r w:rsidR="00B74C89" w:rsidRPr="00B74C89">
        <w:t xml:space="preserve"> in accordance wi</w:t>
      </w:r>
      <w:r w:rsidR="00B74C89">
        <w:t>th the IAM service request</w:t>
      </w:r>
      <w:ins w:id="36" w:author="Andrew Parcel" w:date="2020-11-23T10:24:00Z">
        <w:r w:rsidR="00D14917">
          <w:t>s</w:t>
        </w:r>
      </w:ins>
      <w:r w:rsidR="00B74C89">
        <w:t>: SR-</w:t>
      </w:r>
      <w:r w:rsidR="00A20783">
        <w:t>985</w:t>
      </w:r>
      <w:ins w:id="37" w:author="Andrew Parcel" w:date="2020-11-23T10:25:00Z">
        <w:r w:rsidR="00D14917">
          <w:t xml:space="preserve"> and SR-3937</w:t>
        </w:r>
      </w:ins>
      <w:r w:rsidR="00B74C89">
        <w:t>.</w:t>
      </w:r>
    </w:p>
    <w:p w14:paraId="1E2CA5FB" w14:textId="1247E373" w:rsidR="00D444BD" w:rsidRDefault="00D444BD" w:rsidP="00D444BD">
      <w:pPr>
        <w:pStyle w:val="BodyText"/>
      </w:pPr>
      <w:r>
        <w:t xml:space="preserve">The target audience for this </w:t>
      </w:r>
      <w:r w:rsidR="006A1E4C">
        <w:t>design</w:t>
      </w:r>
      <w:r>
        <w:t xml:space="preserve"> document is detailed below.</w:t>
      </w:r>
    </w:p>
    <w:p w14:paraId="31E84914" w14:textId="77777777" w:rsidR="00D444BD" w:rsidRDefault="00D444BD" w:rsidP="00D444BD">
      <w:pPr>
        <w:pStyle w:val="ListParagraph"/>
        <w:numPr>
          <w:ilvl w:val="0"/>
          <w:numId w:val="13"/>
        </w:numPr>
      </w:pPr>
      <w:r w:rsidRPr="00A16A58">
        <w:t>Veterans Relationship Management (VRM) IAM IPT</w:t>
      </w:r>
      <w:r>
        <w:t>: This group is responsible for approving and prioritizing all development efforts for IdM within VA.</w:t>
      </w:r>
    </w:p>
    <w:p w14:paraId="37485544" w14:textId="72CF4B51" w:rsidR="00D444BD" w:rsidRDefault="00A20783" w:rsidP="00D444BD">
      <w:pPr>
        <w:pStyle w:val="ListParagraph"/>
        <w:numPr>
          <w:ilvl w:val="0"/>
          <w:numId w:val="13"/>
        </w:numPr>
      </w:pPr>
      <w:r>
        <w:t>DVP</w:t>
      </w:r>
      <w:r w:rsidR="00E81545" w:rsidRPr="001C557E">
        <w:t xml:space="preserve"> </w:t>
      </w:r>
      <w:r w:rsidR="00E81545" w:rsidRPr="001C557E">
        <w:rPr>
          <w:bCs/>
        </w:rPr>
        <w:t>Development team</w:t>
      </w:r>
      <w:r w:rsidR="00D444BD" w:rsidRPr="00E81545">
        <w:t>:</w:t>
      </w:r>
      <w:r w:rsidR="00D444BD">
        <w:t xml:space="preserve"> This group is responsible for fulfilling the IdM requirements within the </w:t>
      </w:r>
      <w:r>
        <w:t>DVP</w:t>
      </w:r>
      <w:r w:rsidR="00D444BD">
        <w:t xml:space="preserve"> system.</w:t>
      </w:r>
    </w:p>
    <w:p w14:paraId="749A195B" w14:textId="598DB3AA" w:rsidR="00E81545" w:rsidRPr="00745FD2" w:rsidRDefault="00A20783" w:rsidP="00E81545">
      <w:pPr>
        <w:pStyle w:val="ListParagraph"/>
        <w:widowControl w:val="0"/>
        <w:numPr>
          <w:ilvl w:val="0"/>
          <w:numId w:val="13"/>
        </w:numPr>
      </w:pPr>
      <w:r>
        <w:t>DVP</w:t>
      </w:r>
      <w:r w:rsidR="00E81545" w:rsidRPr="001C557E">
        <w:t xml:space="preserve"> Business Owner:</w:t>
      </w:r>
      <w:r w:rsidR="00E81545" w:rsidRPr="00745FD2">
        <w:t xml:space="preserve"> </w:t>
      </w:r>
      <w:r w:rsidR="00E81545">
        <w:t>This group</w:t>
      </w:r>
      <w:r w:rsidR="00E81545" w:rsidRPr="00745FD2">
        <w:t xml:space="preserve"> is responsible for business requirement and final approval of </w:t>
      </w:r>
      <w:r>
        <w:t>DVP</w:t>
      </w:r>
      <w:r w:rsidR="00E81545">
        <w:t xml:space="preserve"> </w:t>
      </w:r>
      <w:r w:rsidR="00E81545" w:rsidRPr="00745FD2">
        <w:t>application.</w:t>
      </w:r>
    </w:p>
    <w:p w14:paraId="6CFBD2BD" w14:textId="2739DE2C" w:rsidR="00D444BD" w:rsidRDefault="00D444BD" w:rsidP="00D444BD">
      <w:pPr>
        <w:pStyle w:val="ListParagraph"/>
        <w:numPr>
          <w:ilvl w:val="0"/>
          <w:numId w:val="13"/>
        </w:numPr>
      </w:pPr>
      <w:r w:rsidRPr="00A16A58">
        <w:t>IdS MVI Development Leads</w:t>
      </w:r>
      <w:r>
        <w:t xml:space="preserve">: They are responsible for the implementation of MVI requirements to ensure correct integration of the </w:t>
      </w:r>
      <w:r w:rsidR="00A20783">
        <w:t>DVP</w:t>
      </w:r>
      <w:r>
        <w:t xml:space="preserve"> system with MVI approved requirements.</w:t>
      </w:r>
    </w:p>
    <w:p w14:paraId="13D08FFA" w14:textId="77777777" w:rsidR="00D444BD" w:rsidRDefault="00D444BD" w:rsidP="00D444BD">
      <w:pPr>
        <w:pStyle w:val="ListParagraph"/>
        <w:numPr>
          <w:ilvl w:val="0"/>
          <w:numId w:val="13"/>
        </w:numPr>
      </w:pPr>
      <w:r w:rsidRPr="00A16A58">
        <w:t>Health Information Governance/Data Quality</w:t>
      </w:r>
      <w:r>
        <w:t>: This group is responsible for managing business requirements within Identity Management.</w:t>
      </w:r>
    </w:p>
    <w:p w14:paraId="43303247" w14:textId="77777777" w:rsidR="00D444BD" w:rsidRDefault="00D444BD" w:rsidP="00D444BD">
      <w:pPr>
        <w:pStyle w:val="Heading2"/>
        <w:tabs>
          <w:tab w:val="clear" w:pos="900"/>
          <w:tab w:val="left" w:pos="720"/>
        </w:tabs>
        <w:ind w:left="720" w:hanging="720"/>
      </w:pPr>
      <w:bookmarkStart w:id="38" w:name="_Toc328719314"/>
      <w:bookmarkStart w:id="39" w:name="_Toc389575364"/>
      <w:bookmarkStart w:id="40" w:name="_Toc496710799"/>
      <w:r>
        <w:t>Purpose</w:t>
      </w:r>
      <w:bookmarkEnd w:id="31"/>
      <w:bookmarkEnd w:id="32"/>
      <w:bookmarkEnd w:id="33"/>
      <w:bookmarkEnd w:id="34"/>
      <w:bookmarkEnd w:id="35"/>
      <w:bookmarkEnd w:id="38"/>
      <w:bookmarkEnd w:id="39"/>
      <w:bookmarkEnd w:id="40"/>
    </w:p>
    <w:p w14:paraId="2B059A12" w14:textId="14495DAE" w:rsidR="00D444BD" w:rsidRDefault="00D444BD" w:rsidP="00D444BD">
      <w:pPr>
        <w:pStyle w:val="BodyText"/>
      </w:pPr>
      <w:bookmarkStart w:id="41" w:name="_Toc66891804"/>
      <w:r>
        <w:t xml:space="preserve">The purpose of this document is to detail the design for the integration between </w:t>
      </w:r>
      <w:r w:rsidR="00A20783">
        <w:t>DVP</w:t>
      </w:r>
      <w:r w:rsidR="007A46DE">
        <w:t xml:space="preserve"> </w:t>
      </w:r>
      <w:r>
        <w:t>and MVI. Within this context,</w:t>
      </w:r>
      <w:r w:rsidR="007A46DE">
        <w:t xml:space="preserve"> </w:t>
      </w:r>
      <w:r w:rsidR="00A20783">
        <w:t>DVP</w:t>
      </w:r>
      <w:r>
        <w:t xml:space="preserve"> is said to be the “consuming application” (i.e., it is the application that requests data from </w:t>
      </w:r>
      <w:r w:rsidR="00332119">
        <w:t>MVI</w:t>
      </w:r>
      <w:r>
        <w:t xml:space="preserve"> and not vice versa). MVI is said to be the “service” (i.e., it provides data to </w:t>
      </w:r>
      <w:r w:rsidR="00A20783">
        <w:t>DVP</w:t>
      </w:r>
      <w:r w:rsidR="007A46DE">
        <w:t xml:space="preserve"> </w:t>
      </w:r>
      <w:r>
        <w:t>upon request).</w:t>
      </w:r>
    </w:p>
    <w:p w14:paraId="10F47AEF" w14:textId="77777777" w:rsidR="00D444BD" w:rsidRDefault="00D444BD" w:rsidP="00D444BD">
      <w:pPr>
        <w:pStyle w:val="BodyText"/>
      </w:pPr>
      <w:r>
        <w:t>Integration between these two systems will require following an established set of protocols. It is the purpose of this document to detail those protocols.</w:t>
      </w:r>
    </w:p>
    <w:p w14:paraId="0E1CE6DD" w14:textId="77777777" w:rsidR="00D444BD" w:rsidRDefault="00D444BD" w:rsidP="00D444BD">
      <w:pPr>
        <w:pStyle w:val="Heading2"/>
        <w:tabs>
          <w:tab w:val="clear" w:pos="900"/>
          <w:tab w:val="left" w:pos="720"/>
        </w:tabs>
        <w:ind w:left="720" w:hanging="720"/>
      </w:pPr>
      <w:bookmarkStart w:id="42" w:name="_Toc270492516"/>
      <w:bookmarkStart w:id="43" w:name="_Toc287519463"/>
      <w:bookmarkStart w:id="44" w:name="_Toc328719315"/>
      <w:bookmarkStart w:id="45" w:name="_Toc389575365"/>
      <w:bookmarkStart w:id="46" w:name="_Toc496710800"/>
      <w:r>
        <w:t>Identification</w:t>
      </w:r>
      <w:bookmarkEnd w:id="41"/>
      <w:bookmarkEnd w:id="42"/>
      <w:bookmarkEnd w:id="43"/>
      <w:bookmarkEnd w:id="44"/>
      <w:bookmarkEnd w:id="45"/>
      <w:bookmarkEnd w:id="46"/>
    </w:p>
    <w:p w14:paraId="54B4DADB" w14:textId="77777777" w:rsidR="003E74A1" w:rsidRDefault="003E74A1" w:rsidP="003E74A1">
      <w:pPr>
        <w:pStyle w:val="BodyText"/>
      </w:pPr>
      <w:bookmarkStart w:id="47" w:name="_Toc66891805"/>
      <w:bookmarkStart w:id="48" w:name="_Toc270492517"/>
      <w:bookmarkStart w:id="49" w:name="_Toc287519464"/>
      <w:bookmarkStart w:id="50" w:name="_Toc328719316"/>
      <w:bookmarkStart w:id="51" w:name="_Toc389575366"/>
      <w:r w:rsidRPr="00B03DF9">
        <w:t xml:space="preserve">This </w:t>
      </w:r>
      <w:r>
        <w:t xml:space="preserve">iSDD conforms to </w:t>
      </w:r>
      <w:r w:rsidRPr="000A67D5">
        <w:rPr>
          <w:color w:val="000000"/>
        </w:rPr>
        <w:t>VIP (Veteran-focused Integration Process</w:t>
      </w:r>
      <w:r>
        <w:rPr>
          <w:color w:val="000000"/>
        </w:rPr>
        <w:t xml:space="preserve">) </w:t>
      </w:r>
      <w:r w:rsidRPr="00127276">
        <w:t>standards.</w:t>
      </w:r>
    </w:p>
    <w:p w14:paraId="4BEC122B" w14:textId="77777777" w:rsidR="00D444BD" w:rsidRDefault="00D444BD" w:rsidP="00D444BD">
      <w:pPr>
        <w:pStyle w:val="Heading2"/>
        <w:keepNext/>
        <w:tabs>
          <w:tab w:val="clear" w:pos="900"/>
          <w:tab w:val="left" w:pos="720"/>
        </w:tabs>
        <w:ind w:left="720" w:hanging="720"/>
      </w:pPr>
      <w:bookmarkStart w:id="52" w:name="_Toc496710801"/>
      <w:r>
        <w:t>Scope</w:t>
      </w:r>
      <w:bookmarkEnd w:id="47"/>
      <w:bookmarkEnd w:id="48"/>
      <w:bookmarkEnd w:id="49"/>
      <w:bookmarkEnd w:id="50"/>
      <w:bookmarkEnd w:id="51"/>
      <w:bookmarkEnd w:id="52"/>
    </w:p>
    <w:p w14:paraId="1A7986AA" w14:textId="14A3B70D" w:rsidR="00687B40" w:rsidRDefault="002441B0" w:rsidP="00687B40">
      <w:pPr>
        <w:pStyle w:val="Body"/>
      </w:pPr>
      <w:r w:rsidRPr="00592335">
        <w:t xml:space="preserve">The </w:t>
      </w:r>
      <w:r w:rsidR="00A20783">
        <w:t>DVP</w:t>
      </w:r>
      <w:r w:rsidR="007A46DE" w:rsidRPr="00592335">
        <w:t xml:space="preserve"> </w:t>
      </w:r>
      <w:r w:rsidR="00D444BD" w:rsidRPr="00592335">
        <w:t>solution will</w:t>
      </w:r>
      <w:r w:rsidR="00687B40">
        <w:t xml:space="preserve"> be designed to be flexible and </w:t>
      </w:r>
      <w:r w:rsidR="00687B40" w:rsidRPr="00687B40">
        <w:t xml:space="preserve">enable secure seamless interoperability between VA and commercial applications, enabling advanced analytics to deliver a cohesive </w:t>
      </w:r>
      <w:r w:rsidR="00687B40" w:rsidRPr="00687B40">
        <w:lastRenderedPageBreak/>
        <w:t xml:space="preserve">Veteran-centered experience both inside and outside VA. </w:t>
      </w:r>
      <w:r w:rsidR="00687B40" w:rsidRPr="0000510D">
        <w:t xml:space="preserve">The proposed architecture contains </w:t>
      </w:r>
      <w:r w:rsidR="00687B40">
        <w:t>a number of</w:t>
      </w:r>
      <w:r w:rsidR="00687B40" w:rsidRPr="0000510D">
        <w:t xml:space="preserve"> strategic, integrated components: Electronic Health Record</w:t>
      </w:r>
      <w:r w:rsidR="00687B40">
        <w:t>(s)</w:t>
      </w:r>
      <w:r w:rsidR="00687B40" w:rsidRPr="0000510D">
        <w:t>, Operation Management Platform</w:t>
      </w:r>
      <w:r w:rsidR="00687B40">
        <w:t>s including:</w:t>
      </w:r>
      <w:r w:rsidR="00687B40" w:rsidRPr="0000510D">
        <w:t xml:space="preserve"> financial, supply chain, and human resource system</w:t>
      </w:r>
      <w:r w:rsidR="00687B40">
        <w:t>s,</w:t>
      </w:r>
      <w:r w:rsidR="00687B40" w:rsidRPr="0000510D">
        <w:t xml:space="preserve"> Customer Relationship Management system, Analytics system</w:t>
      </w:r>
      <w:r w:rsidR="00687B40">
        <w:t>s</w:t>
      </w:r>
      <w:r w:rsidR="00687B40" w:rsidRPr="0000510D">
        <w:t>, and Application Programming Interface (API) gateway</w:t>
      </w:r>
      <w:r w:rsidR="00687B40">
        <w:t>, along with a number of legacy systems that support key business lines in order to</w:t>
      </w:r>
      <w:r w:rsidR="00687B40" w:rsidRPr="0000510D">
        <w:t xml:space="preserve"> provide seamless interoperability wit</w:t>
      </w:r>
      <w:r w:rsidR="00687B40">
        <w:t>h internal and external systems</w:t>
      </w:r>
      <w:r w:rsidR="00687B40" w:rsidRPr="00687B40">
        <w:t>.</w:t>
      </w:r>
    </w:p>
    <w:p w14:paraId="3A81CFEB" w14:textId="33B60AB4" w:rsidR="00D444BD" w:rsidRPr="00592335" w:rsidRDefault="00086FD5" w:rsidP="00D444BD">
      <w:pPr>
        <w:pStyle w:val="BodyText"/>
        <w:keepNext/>
      </w:pPr>
      <w:r w:rsidRPr="00592335">
        <w:t>Scope and objectives include the following:</w:t>
      </w:r>
    </w:p>
    <w:p w14:paraId="0E806766" w14:textId="77777777" w:rsidR="00A20783" w:rsidRPr="00A20783" w:rsidRDefault="00A20783" w:rsidP="00A20783">
      <w:pPr>
        <w:pStyle w:val="ListParagraph"/>
        <w:numPr>
          <w:ilvl w:val="0"/>
          <w:numId w:val="61"/>
        </w:numPr>
      </w:pPr>
      <w:r w:rsidRPr="00A20783">
        <w:rPr>
          <w:szCs w:val="20"/>
        </w:rPr>
        <w:t xml:space="preserve">DVP will check the request, correlate the patient ID and retrieve the requested information and return the results to the consumer. </w:t>
      </w:r>
    </w:p>
    <w:p w14:paraId="5D490908" w14:textId="77777777" w:rsidR="00A20783" w:rsidRDefault="00A20783" w:rsidP="00A20783"/>
    <w:p w14:paraId="6DAD67E6" w14:textId="6F0B5A31" w:rsidR="00D444BD" w:rsidRPr="00592335" w:rsidRDefault="00D444BD" w:rsidP="00A20783">
      <w:r w:rsidRPr="00592335">
        <w:t xml:space="preserve">The MVI integration touch points for the </w:t>
      </w:r>
      <w:r w:rsidR="00A20783">
        <w:t>DVP</w:t>
      </w:r>
      <w:r w:rsidR="007A46DE" w:rsidRPr="00592335">
        <w:t xml:space="preserve"> </w:t>
      </w:r>
      <w:r w:rsidRPr="00592335">
        <w:t>integration are the following:</w:t>
      </w:r>
    </w:p>
    <w:p w14:paraId="3A421536" w14:textId="176C5B44" w:rsidR="00D444BD" w:rsidRPr="00592335" w:rsidRDefault="00F1202C" w:rsidP="009E24DE">
      <w:pPr>
        <w:pStyle w:val="ListParagraph"/>
        <w:numPr>
          <w:ilvl w:val="0"/>
          <w:numId w:val="14"/>
        </w:numPr>
      </w:pPr>
      <w:proofErr w:type="spellStart"/>
      <w:r>
        <w:t>GetCorrespondingIDs</w:t>
      </w:r>
      <w:proofErr w:type="spellEnd"/>
      <w:r w:rsidR="00D444BD" w:rsidRPr="00592335">
        <w:t xml:space="preserve"> </w:t>
      </w:r>
    </w:p>
    <w:p w14:paraId="143487AB" w14:textId="709FB000" w:rsidR="00D444BD" w:rsidRDefault="00D444BD" w:rsidP="00D444BD">
      <w:pPr>
        <w:pStyle w:val="BodyText"/>
      </w:pPr>
      <w:r>
        <w:t xml:space="preserve">It should be noted that this </w:t>
      </w:r>
      <w:r w:rsidR="00843538">
        <w:t xml:space="preserve">integration with MVI </w:t>
      </w:r>
      <w:r>
        <w:t xml:space="preserve">will follow the </w:t>
      </w:r>
      <w:r w:rsidR="00A20783">
        <w:t>Decentralized H</w:t>
      </w:r>
      <w:r w:rsidR="00A20783" w:rsidRPr="00B915EA">
        <w:t xml:space="preserve">ybrid </w:t>
      </w:r>
      <w:r w:rsidR="00DA6177" w:rsidRPr="00DA6177">
        <w:t>Integration</w:t>
      </w:r>
      <w:r w:rsidR="00DA6177">
        <w:t xml:space="preserve"> pattern</w:t>
      </w:r>
      <w:r>
        <w:t xml:space="preserve">. </w:t>
      </w:r>
    </w:p>
    <w:p w14:paraId="3E4576CD" w14:textId="77777777" w:rsidR="00D444BD" w:rsidRDefault="00D444BD" w:rsidP="00D444BD">
      <w:pPr>
        <w:pStyle w:val="BodyText"/>
      </w:pPr>
      <w:r>
        <w:t>For more information about this pattern, see s</w:t>
      </w:r>
      <w:r w:rsidRPr="008127D4">
        <w:t>ection 6.2</w:t>
      </w:r>
      <w:r>
        <w:t xml:space="preserve"> of the MVI Service Description Document.</w:t>
      </w:r>
    </w:p>
    <w:p w14:paraId="09EB5B7C" w14:textId="77777777" w:rsidR="00D444BD" w:rsidRDefault="00D444BD" w:rsidP="00D444BD">
      <w:pPr>
        <w:pStyle w:val="Heading2"/>
        <w:tabs>
          <w:tab w:val="clear" w:pos="900"/>
          <w:tab w:val="left" w:pos="720"/>
        </w:tabs>
        <w:ind w:left="720" w:hanging="720"/>
      </w:pPr>
      <w:bookmarkStart w:id="53" w:name="_Toc273530728"/>
      <w:bookmarkStart w:id="54" w:name="_Toc273530823"/>
      <w:bookmarkStart w:id="55" w:name="_Toc280194471"/>
      <w:bookmarkStart w:id="56" w:name="_Toc280195289"/>
      <w:bookmarkStart w:id="57" w:name="_Toc280195436"/>
      <w:bookmarkStart w:id="58" w:name="_Toc273530730"/>
      <w:bookmarkStart w:id="59" w:name="_Toc273530825"/>
      <w:bookmarkStart w:id="60" w:name="_Toc280194473"/>
      <w:bookmarkStart w:id="61" w:name="_Toc280195291"/>
      <w:bookmarkStart w:id="62" w:name="_Toc280195438"/>
      <w:bookmarkStart w:id="63" w:name="_Toc273530732"/>
      <w:bookmarkStart w:id="64" w:name="_Toc273530827"/>
      <w:bookmarkStart w:id="65" w:name="_Toc280194475"/>
      <w:bookmarkStart w:id="66" w:name="_Toc280195293"/>
      <w:bookmarkStart w:id="67" w:name="_Toc280195440"/>
      <w:bookmarkStart w:id="68" w:name="_Toc273530735"/>
      <w:bookmarkStart w:id="69" w:name="_Toc273530830"/>
      <w:bookmarkStart w:id="70" w:name="_Toc280194478"/>
      <w:bookmarkStart w:id="71" w:name="_Toc280195296"/>
      <w:bookmarkStart w:id="72" w:name="_Toc280195443"/>
      <w:bookmarkStart w:id="73" w:name="_Toc273530737"/>
      <w:bookmarkStart w:id="74" w:name="_Toc273530832"/>
      <w:bookmarkStart w:id="75" w:name="_Toc280194480"/>
      <w:bookmarkStart w:id="76" w:name="_Toc280195298"/>
      <w:bookmarkStart w:id="77" w:name="_Toc280195445"/>
      <w:bookmarkStart w:id="78" w:name="_Toc273530739"/>
      <w:bookmarkStart w:id="79" w:name="_Toc273530834"/>
      <w:bookmarkStart w:id="80" w:name="_Toc280194482"/>
      <w:bookmarkStart w:id="81" w:name="_Toc280195300"/>
      <w:bookmarkStart w:id="82" w:name="_Toc280195447"/>
      <w:bookmarkStart w:id="83" w:name="_Toc66891806"/>
      <w:bookmarkStart w:id="84" w:name="_Toc270492518"/>
      <w:bookmarkStart w:id="85" w:name="_Toc287519465"/>
      <w:bookmarkStart w:id="86" w:name="_Toc328719317"/>
      <w:bookmarkStart w:id="87" w:name="_Toc389575367"/>
      <w:bookmarkStart w:id="88" w:name="_Toc49671080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Relationship to Other Plans</w:t>
      </w:r>
      <w:bookmarkEnd w:id="83"/>
      <w:bookmarkEnd w:id="84"/>
      <w:bookmarkEnd w:id="85"/>
      <w:bookmarkEnd w:id="86"/>
      <w:bookmarkEnd w:id="87"/>
      <w:bookmarkEnd w:id="88"/>
    </w:p>
    <w:p w14:paraId="252162B0" w14:textId="34975B27" w:rsidR="00D444BD" w:rsidRDefault="00D444BD" w:rsidP="00D444BD">
      <w:pPr>
        <w:pStyle w:val="BodyText"/>
      </w:pPr>
      <w:r>
        <w:t xml:space="preserve">The </w:t>
      </w:r>
      <w:r w:rsidR="00A20783">
        <w:t>DVP</w:t>
      </w:r>
      <w:r w:rsidR="007A46DE">
        <w:t xml:space="preserve"> </w:t>
      </w:r>
      <w:r>
        <w:t>integration is based on the following:</w:t>
      </w:r>
    </w:p>
    <w:p w14:paraId="0CD3CE16" w14:textId="2B49CE62" w:rsidR="00D444BD" w:rsidRDefault="00D444BD" w:rsidP="009E24DE">
      <w:pPr>
        <w:pStyle w:val="ListParagraph"/>
        <w:numPr>
          <w:ilvl w:val="0"/>
          <w:numId w:val="15"/>
        </w:numPr>
      </w:pPr>
      <w:r>
        <w:t xml:space="preserve">MVI </w:t>
      </w:r>
      <w:r w:rsidR="009B5D07">
        <w:t>S</w:t>
      </w:r>
      <w:r>
        <w:t>SD v3.4</w:t>
      </w:r>
    </w:p>
    <w:p w14:paraId="3495D4CB" w14:textId="23B10DC4" w:rsidR="00D444BD" w:rsidRPr="00A16A58" w:rsidRDefault="00A20783" w:rsidP="009E24DE">
      <w:pPr>
        <w:pStyle w:val="ListParagraph"/>
        <w:numPr>
          <w:ilvl w:val="0"/>
          <w:numId w:val="15"/>
        </w:numPr>
      </w:pPr>
      <w:r>
        <w:t>DVP</w:t>
      </w:r>
      <w:r w:rsidR="00DB6529">
        <w:t xml:space="preserve"> </w:t>
      </w:r>
      <w:r w:rsidR="00AC124D">
        <w:t xml:space="preserve">IAM </w:t>
      </w:r>
      <w:r w:rsidR="00D444BD" w:rsidRPr="00461E98">
        <w:t>iRSD</w:t>
      </w:r>
    </w:p>
    <w:p w14:paraId="73114F6D" w14:textId="77777777" w:rsidR="00D444BD" w:rsidRDefault="00D444BD" w:rsidP="00D444BD">
      <w:pPr>
        <w:pStyle w:val="Heading2"/>
        <w:tabs>
          <w:tab w:val="clear" w:pos="900"/>
          <w:tab w:val="left" w:pos="720"/>
        </w:tabs>
        <w:ind w:left="720" w:hanging="720"/>
      </w:pPr>
      <w:bookmarkStart w:id="89" w:name="_Toc273530742"/>
      <w:bookmarkStart w:id="90" w:name="_Toc273530837"/>
      <w:bookmarkStart w:id="91" w:name="_Toc280194485"/>
      <w:bookmarkStart w:id="92" w:name="_Toc280195303"/>
      <w:bookmarkStart w:id="93" w:name="_Toc280195450"/>
      <w:bookmarkStart w:id="94" w:name="_Toc65322737"/>
      <w:bookmarkStart w:id="95" w:name="_Toc66891808"/>
      <w:bookmarkStart w:id="96" w:name="_Toc270492519"/>
      <w:bookmarkStart w:id="97" w:name="_Toc287519466"/>
      <w:bookmarkStart w:id="98" w:name="_Toc328719318"/>
      <w:bookmarkStart w:id="99" w:name="_Toc389575368"/>
      <w:bookmarkStart w:id="100" w:name="_Toc496710803"/>
      <w:bookmarkEnd w:id="89"/>
      <w:bookmarkEnd w:id="90"/>
      <w:bookmarkEnd w:id="91"/>
      <w:bookmarkEnd w:id="92"/>
      <w:bookmarkEnd w:id="93"/>
      <w:r>
        <w:t>Methodology, Tools, and Techniques</w:t>
      </w:r>
      <w:bookmarkEnd w:id="94"/>
      <w:bookmarkEnd w:id="95"/>
      <w:bookmarkEnd w:id="96"/>
      <w:bookmarkEnd w:id="97"/>
      <w:bookmarkEnd w:id="98"/>
      <w:bookmarkEnd w:id="99"/>
      <w:bookmarkEnd w:id="100"/>
    </w:p>
    <w:p w14:paraId="7A210713" w14:textId="40B08208" w:rsidR="00D444BD" w:rsidRDefault="00D444BD" w:rsidP="00D444BD">
      <w:pPr>
        <w:pStyle w:val="BodyText"/>
      </w:pPr>
      <w:bookmarkStart w:id="101" w:name="_Toc66891809"/>
      <w:bookmarkStart w:id="102" w:name="_Toc270492520"/>
      <w:bookmarkStart w:id="103" w:name="_Toc287519467"/>
      <w:r>
        <w:t xml:space="preserve">The </w:t>
      </w:r>
      <w:r w:rsidR="00A20783">
        <w:t>DVP</w:t>
      </w:r>
      <w:r w:rsidR="007A46DE">
        <w:t xml:space="preserve"> </w:t>
      </w:r>
      <w:r>
        <w:t>t</w:t>
      </w:r>
      <w:r w:rsidRPr="00592718">
        <w:t xml:space="preserve">eam will operate in an Agile (SCRUM) project management methodology to guide and accomplish the goals of this integration in the most efficient way possible.  Documentation of all project performance and procedures will be completed in accordance </w:t>
      </w:r>
      <w:r w:rsidR="00AC3EEE">
        <w:t xml:space="preserve">with the </w:t>
      </w:r>
      <w:r w:rsidR="00103A91" w:rsidRPr="000A67D5">
        <w:t xml:space="preserve">Veteran-focused Integration Process (VIP) </w:t>
      </w:r>
      <w:r w:rsidRPr="00592718">
        <w:t>documentation</w:t>
      </w:r>
      <w:r>
        <w:t xml:space="preserve"> expectations and requirements.</w:t>
      </w:r>
      <w:r w:rsidRPr="00592718">
        <w:t xml:space="preserve"> For tracking interface requirements, the development team will translate iRSD requirements</w:t>
      </w:r>
      <w:r>
        <w:t xml:space="preserve">. </w:t>
      </w:r>
      <w:r w:rsidRPr="00592718">
        <w:t xml:space="preserve">Further details are described in </w:t>
      </w:r>
      <w:r w:rsidRPr="008127D4">
        <w:t xml:space="preserve">section </w:t>
      </w:r>
      <w:r>
        <w:fldChar w:fldCharType="begin"/>
      </w:r>
      <w:r>
        <w:instrText xml:space="preserve"> REF _Ref390276799 \r \h </w:instrText>
      </w:r>
      <w:r>
        <w:fldChar w:fldCharType="separate"/>
      </w:r>
      <w:r w:rsidR="003A44BB">
        <w:t>2.</w:t>
      </w:r>
      <w:r w:rsidR="00F223F6">
        <w:t>5</w:t>
      </w:r>
      <w:r w:rsidR="003A44BB">
        <w:t>.4</w:t>
      </w:r>
      <w:r>
        <w:fldChar w:fldCharType="end"/>
      </w:r>
      <w:r>
        <w:t>.</w:t>
      </w:r>
    </w:p>
    <w:p w14:paraId="6019551E" w14:textId="77777777" w:rsidR="00D444BD" w:rsidRDefault="00D444BD" w:rsidP="00D444BD">
      <w:pPr>
        <w:pStyle w:val="Heading2"/>
        <w:tabs>
          <w:tab w:val="clear" w:pos="900"/>
          <w:tab w:val="left" w:pos="720"/>
        </w:tabs>
        <w:ind w:left="720" w:hanging="720"/>
      </w:pPr>
      <w:bookmarkStart w:id="104" w:name="_Toc328719319"/>
      <w:bookmarkStart w:id="105" w:name="_Toc389575369"/>
      <w:bookmarkStart w:id="106" w:name="_Toc496710804"/>
      <w:r>
        <w:t>Policies, Directives, and Procedures</w:t>
      </w:r>
      <w:bookmarkEnd w:id="101"/>
      <w:bookmarkEnd w:id="102"/>
      <w:bookmarkEnd w:id="103"/>
      <w:bookmarkEnd w:id="104"/>
      <w:bookmarkEnd w:id="105"/>
      <w:bookmarkEnd w:id="106"/>
    </w:p>
    <w:p w14:paraId="6DF6960B" w14:textId="2DF967D8" w:rsidR="00F223F6" w:rsidRDefault="003E74A1" w:rsidP="00F223F6">
      <w:pPr>
        <w:pStyle w:val="ListParagraph"/>
        <w:numPr>
          <w:ilvl w:val="0"/>
          <w:numId w:val="16"/>
        </w:numPr>
      </w:pPr>
      <w:bookmarkStart w:id="107" w:name="_Toc66891820"/>
      <w:bookmarkStart w:id="108" w:name="_Toc235257934"/>
      <w:bookmarkStart w:id="109" w:name="_Toc270492521"/>
      <w:bookmarkStart w:id="110" w:name="_Toc287519468"/>
      <w:r w:rsidRPr="000A67D5">
        <w:rPr>
          <w:color w:val="000000"/>
        </w:rPr>
        <w:t>VIP (Veteran-focused Integration Process</w:t>
      </w:r>
      <w:r>
        <w:rPr>
          <w:color w:val="000000"/>
        </w:rPr>
        <w:t xml:space="preserve">) </w:t>
      </w:r>
      <w:r w:rsidRPr="000A67D5">
        <w:t>is a Lean-Agile framework that services the interest of Veterans through the efficient streamlining of activities that occur within the enterprise.  The VIP Guide can be found at</w:t>
      </w:r>
      <w:r>
        <w:t>:</w:t>
      </w:r>
      <w:r w:rsidRPr="000A67D5">
        <w:t xml:space="preserve"> </w:t>
      </w:r>
      <w:hyperlink r:id="rId11" w:history="1">
        <w:r w:rsidR="00F223F6" w:rsidRPr="00BE7180">
          <w:rPr>
            <w:rStyle w:val="Hyperlink"/>
          </w:rPr>
          <w:t>https://www.voa.va.gov/DocumentView.aspx?DocumentID=4371</w:t>
        </w:r>
      </w:hyperlink>
    </w:p>
    <w:p w14:paraId="2DCA0977" w14:textId="3F21A8B6" w:rsidR="00D444BD" w:rsidRPr="00D446AF" w:rsidRDefault="00D444BD" w:rsidP="009E24DE">
      <w:pPr>
        <w:pStyle w:val="ListParagraph"/>
        <w:numPr>
          <w:ilvl w:val="0"/>
          <w:numId w:val="16"/>
        </w:numPr>
      </w:pPr>
      <w:r w:rsidRPr="00D446AF">
        <w:t>National Institute of Standards and Technology (NIST) Special Publication 800-60 standards</w:t>
      </w:r>
      <w:r w:rsidR="0025780E">
        <w:t>.</w:t>
      </w:r>
    </w:p>
    <w:p w14:paraId="3AD9F425" w14:textId="09521467" w:rsidR="00D444BD" w:rsidRDefault="00D444BD" w:rsidP="009E24DE">
      <w:pPr>
        <w:pStyle w:val="ListParagraph"/>
        <w:numPr>
          <w:ilvl w:val="0"/>
          <w:numId w:val="16"/>
        </w:numPr>
      </w:pPr>
      <w:r>
        <w:t>HL7v3.0 XML over Simple Object Access Protocol (SOAP) Web Services per MVI-SDD</w:t>
      </w:r>
      <w:r w:rsidR="0025780E">
        <w:t>.</w:t>
      </w:r>
    </w:p>
    <w:p w14:paraId="56780815" w14:textId="77777777" w:rsidR="00D444BD" w:rsidRDefault="00D444BD" w:rsidP="00D444BD">
      <w:pPr>
        <w:pStyle w:val="Heading2"/>
        <w:tabs>
          <w:tab w:val="clear" w:pos="900"/>
          <w:tab w:val="left" w:pos="720"/>
        </w:tabs>
        <w:ind w:left="720" w:hanging="720"/>
      </w:pPr>
      <w:bookmarkStart w:id="111" w:name="_Ref390277009"/>
      <w:bookmarkStart w:id="112" w:name="_Toc328719320"/>
      <w:bookmarkStart w:id="113" w:name="_Toc389575370"/>
      <w:bookmarkStart w:id="114" w:name="_Toc496710805"/>
      <w:r>
        <w:t>Constraints</w:t>
      </w:r>
      <w:bookmarkEnd w:id="107"/>
      <w:bookmarkEnd w:id="108"/>
      <w:bookmarkEnd w:id="109"/>
      <w:bookmarkEnd w:id="110"/>
      <w:bookmarkEnd w:id="111"/>
      <w:bookmarkEnd w:id="112"/>
      <w:bookmarkEnd w:id="113"/>
      <w:bookmarkEnd w:id="114"/>
    </w:p>
    <w:p w14:paraId="3EF07169" w14:textId="66B45262" w:rsidR="007E0D89" w:rsidRDefault="00D444BD" w:rsidP="009E24DE">
      <w:pPr>
        <w:pStyle w:val="ListParagraph"/>
        <w:numPr>
          <w:ilvl w:val="0"/>
          <w:numId w:val="17"/>
        </w:numPr>
      </w:pPr>
      <w:r>
        <w:lastRenderedPageBreak/>
        <w:t>If there is a significant change in volume of the current messages</w:t>
      </w:r>
      <w:r w:rsidR="008E605E">
        <w:t xml:space="preserve"> as noted in </w:t>
      </w:r>
      <w:r w:rsidR="008E605E" w:rsidRPr="00567EF5">
        <w:t>Section 2.5.2</w:t>
      </w:r>
      <w:r>
        <w:t xml:space="preserve">, it is expected that </w:t>
      </w:r>
      <w:r w:rsidR="00A20783">
        <w:t>DVP</w:t>
      </w:r>
      <w:r w:rsidR="007A46DE">
        <w:t xml:space="preserve"> </w:t>
      </w:r>
      <w:r>
        <w:t>stakeholders will notify MVI management before new volume increases.</w:t>
      </w:r>
    </w:p>
    <w:p w14:paraId="1F58A6C4" w14:textId="6BC1D6FD" w:rsidR="00D444BD" w:rsidRPr="00536C6D" w:rsidRDefault="00D444BD" w:rsidP="009E24DE">
      <w:pPr>
        <w:pStyle w:val="ListParagraph"/>
        <w:numPr>
          <w:ilvl w:val="0"/>
          <w:numId w:val="17"/>
        </w:numPr>
      </w:pPr>
      <w:r w:rsidRPr="00536C6D">
        <w:t xml:space="preserve">This integration's code progression and testing progression will </w:t>
      </w:r>
      <w:r w:rsidR="002E1BE6" w:rsidRPr="00536C6D">
        <w:t>begin in the</w:t>
      </w:r>
      <w:r w:rsidRPr="00536C6D">
        <w:t xml:space="preserve"> </w:t>
      </w:r>
      <w:r w:rsidR="0052493E">
        <w:t xml:space="preserve">MVI </w:t>
      </w:r>
      <w:r w:rsidR="00AE2EBE" w:rsidRPr="00536C6D">
        <w:t xml:space="preserve">development </w:t>
      </w:r>
      <w:r w:rsidR="002E1BE6" w:rsidRPr="00536C6D">
        <w:t>environment, and advances to SQA,</w:t>
      </w:r>
      <w:r w:rsidRPr="00536C6D">
        <w:t xml:space="preserve"> UAT</w:t>
      </w:r>
      <w:r w:rsidR="002E1BE6" w:rsidRPr="00536C6D">
        <w:t>,</w:t>
      </w:r>
      <w:r w:rsidRPr="00536C6D">
        <w:t xml:space="preserve"> </w:t>
      </w:r>
      <w:r w:rsidR="00585320" w:rsidRPr="00536C6D">
        <w:t xml:space="preserve">Pre-Production, and </w:t>
      </w:r>
      <w:r w:rsidRPr="00536C6D">
        <w:t xml:space="preserve">Production. </w:t>
      </w:r>
      <w:r w:rsidR="00585320" w:rsidRPr="00536C6D">
        <w:t xml:space="preserve"> </w:t>
      </w:r>
      <w:r w:rsidRPr="00536C6D">
        <w:t xml:space="preserve">Change control and quality requirements will be met and approved by IdM subject matter experts in each environment before </w:t>
      </w:r>
      <w:r w:rsidR="00A20783" w:rsidRPr="00536C6D">
        <w:t>DVP</w:t>
      </w:r>
      <w:r w:rsidR="007A46DE" w:rsidRPr="00536C6D">
        <w:t xml:space="preserve"> </w:t>
      </w:r>
      <w:r w:rsidRPr="00536C6D">
        <w:t>is allowed to conne</w:t>
      </w:r>
      <w:r w:rsidR="00F96913" w:rsidRPr="00536C6D">
        <w:t>ct to the next environment</w:t>
      </w:r>
    </w:p>
    <w:p w14:paraId="3328EEFD" w14:textId="4F70B46A" w:rsidR="008B7F39" w:rsidRPr="003130E8" w:rsidRDefault="008B7F39" w:rsidP="003130E8">
      <w:pPr>
        <w:pStyle w:val="ListParagraph"/>
        <w:rPr>
          <w:highlight w:val="yellow"/>
        </w:rPr>
      </w:pPr>
      <w:r w:rsidRPr="00567EF5">
        <w:t>Environments and associated mappings</w:t>
      </w:r>
      <w:r w:rsidR="003130E8">
        <w:t xml:space="preserve"> (Note: </w:t>
      </w:r>
      <w:r w:rsidR="003130E8" w:rsidRPr="00A16A58">
        <w:t xml:space="preserve">VA Authentication Federation Infrastructure (VAAFI) </w:t>
      </w:r>
      <w:proofErr w:type="gramStart"/>
      <w:r w:rsidR="003130E8">
        <w:t>proxies</w:t>
      </w:r>
      <w:proofErr w:type="gramEnd"/>
      <w:r w:rsidR="003130E8">
        <w:t xml:space="preserve"> communication with</w:t>
      </w:r>
      <w:r w:rsidR="003130E8" w:rsidRPr="00A16A58">
        <w:t xml:space="preserve"> MVI</w:t>
      </w:r>
      <w:r w:rsidR="003130E8">
        <w:t>)</w:t>
      </w:r>
      <w:r w:rsidRPr="00567EF5">
        <w:t>:</w:t>
      </w:r>
    </w:p>
    <w:p w14:paraId="606D053A" w14:textId="77777777" w:rsidR="00F55EBE" w:rsidRDefault="00F55EBE" w:rsidP="00F55EBE">
      <w:pPr>
        <w:rPr>
          <w:color w:val="1F497D"/>
        </w:rPr>
      </w:pPr>
    </w:p>
    <w:tbl>
      <w:tblPr>
        <w:tblW w:w="6178" w:type="dxa"/>
        <w:tblInd w:w="720" w:type="dxa"/>
        <w:tblCellMar>
          <w:left w:w="0" w:type="dxa"/>
          <w:right w:w="0" w:type="dxa"/>
        </w:tblCellMar>
        <w:tblLook w:val="04A0" w:firstRow="1" w:lastRow="0" w:firstColumn="1" w:lastColumn="0" w:noHBand="0" w:noVBand="1"/>
      </w:tblPr>
      <w:tblGrid>
        <w:gridCol w:w="763"/>
        <w:gridCol w:w="976"/>
        <w:gridCol w:w="1510"/>
        <w:gridCol w:w="2929"/>
      </w:tblGrid>
      <w:tr w:rsidR="00084DD3" w14:paraId="6AD663A4" w14:textId="77777777" w:rsidTr="00084DD3">
        <w:tc>
          <w:tcPr>
            <w:tcW w:w="76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6E7E27" w14:textId="77777777" w:rsidR="00084DD3" w:rsidRDefault="00084DD3">
            <w:pPr>
              <w:pStyle w:val="ListParagraph"/>
              <w:spacing w:line="252" w:lineRule="auto"/>
              <w:ind w:left="0"/>
              <w:jc w:val="center"/>
              <w:rPr>
                <w:rFonts w:ascii="Calibri" w:hAnsi="Calibri"/>
                <w:b/>
                <w:bCs/>
                <w:sz w:val="22"/>
                <w:szCs w:val="22"/>
              </w:rPr>
            </w:pPr>
            <w:r>
              <w:rPr>
                <w:b/>
                <w:bCs/>
              </w:rPr>
              <w:t xml:space="preserve">MVI </w:t>
            </w:r>
          </w:p>
        </w:tc>
        <w:tc>
          <w:tcPr>
            <w:tcW w:w="9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EA7038" w14:textId="77777777" w:rsidR="00084DD3" w:rsidRDefault="00084DD3">
            <w:pPr>
              <w:pStyle w:val="ListParagraph"/>
              <w:spacing w:line="252" w:lineRule="auto"/>
              <w:ind w:left="0"/>
              <w:jc w:val="center"/>
              <w:rPr>
                <w:b/>
                <w:bCs/>
              </w:rPr>
            </w:pPr>
            <w:r>
              <w:rPr>
                <w:b/>
                <w:bCs/>
              </w:rPr>
              <w:t xml:space="preserve">VAAFI </w:t>
            </w:r>
          </w:p>
        </w:tc>
        <w:tc>
          <w:tcPr>
            <w:tcW w:w="7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DFC3D9" w14:textId="182FC286" w:rsidR="00084DD3" w:rsidRPr="00536C6D" w:rsidRDefault="00084DD3">
            <w:pPr>
              <w:pStyle w:val="ListParagraph"/>
              <w:spacing w:line="252" w:lineRule="auto"/>
              <w:ind w:left="0"/>
              <w:jc w:val="center"/>
              <w:rPr>
                <w:b/>
                <w:bCs/>
              </w:rPr>
            </w:pPr>
            <w:r w:rsidRPr="00536C6D">
              <w:rPr>
                <w:b/>
                <w:bCs/>
              </w:rPr>
              <w:t xml:space="preserve">DVP </w:t>
            </w:r>
          </w:p>
        </w:tc>
        <w:tc>
          <w:tcPr>
            <w:tcW w:w="372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D65060" w14:textId="77777777" w:rsidR="00084DD3" w:rsidRDefault="00084DD3">
            <w:pPr>
              <w:pStyle w:val="ListParagraph"/>
              <w:spacing w:line="252" w:lineRule="auto"/>
              <w:ind w:left="0"/>
              <w:jc w:val="center"/>
              <w:rPr>
                <w:b/>
                <w:bCs/>
              </w:rPr>
            </w:pPr>
            <w:r>
              <w:rPr>
                <w:b/>
                <w:bCs/>
              </w:rPr>
              <w:t>Comments</w:t>
            </w:r>
          </w:p>
        </w:tc>
      </w:tr>
      <w:tr w:rsidR="00084DD3" w14:paraId="0725DB83" w14:textId="77777777" w:rsidTr="00084DD3">
        <w:tc>
          <w:tcPr>
            <w:tcW w:w="7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B97294" w14:textId="77777777" w:rsidR="00084DD3" w:rsidRDefault="00084DD3">
            <w:pPr>
              <w:pStyle w:val="ListParagraph"/>
              <w:spacing w:line="252" w:lineRule="auto"/>
              <w:ind w:left="0"/>
            </w:pPr>
            <w:r>
              <w:t>DEV</w:t>
            </w:r>
          </w:p>
        </w:tc>
        <w:tc>
          <w:tcPr>
            <w:tcW w:w="976" w:type="dxa"/>
            <w:tcBorders>
              <w:top w:val="nil"/>
              <w:left w:val="nil"/>
              <w:bottom w:val="single" w:sz="8" w:space="0" w:color="auto"/>
              <w:right w:val="single" w:sz="8" w:space="0" w:color="auto"/>
            </w:tcBorders>
            <w:tcMar>
              <w:top w:w="0" w:type="dxa"/>
              <w:left w:w="108" w:type="dxa"/>
              <w:bottom w:w="0" w:type="dxa"/>
              <w:right w:w="108" w:type="dxa"/>
            </w:tcMar>
            <w:hideMark/>
          </w:tcPr>
          <w:p w14:paraId="0E6D761B" w14:textId="77777777" w:rsidR="00084DD3" w:rsidRPr="00F55EBE" w:rsidRDefault="00084DD3">
            <w:pPr>
              <w:pStyle w:val="ListParagraph"/>
              <w:spacing w:line="252" w:lineRule="auto"/>
              <w:ind w:left="0"/>
            </w:pPr>
            <w:r w:rsidRPr="00F55EBE">
              <w:t>INT</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18589139" w14:textId="11A3B45A" w:rsidR="00084DD3" w:rsidRPr="00536C6D" w:rsidRDefault="00084DD3">
            <w:pPr>
              <w:pStyle w:val="ListParagraph"/>
              <w:spacing w:line="252" w:lineRule="auto"/>
              <w:ind w:left="0"/>
            </w:pPr>
            <w:del w:id="115" w:author="Andrew Parcel" w:date="2020-11-23T13:46:00Z">
              <w:r w:rsidRPr="00536C6D" w:rsidDel="00E8090B">
                <w:delText>DEV</w:delText>
              </w:r>
            </w:del>
            <w:ins w:id="116" w:author="Andrew Parcel" w:date="2020-11-23T13:46:00Z">
              <w:r w:rsidR="00E8090B">
                <w:t>QA</w:t>
              </w:r>
            </w:ins>
          </w:p>
        </w:tc>
        <w:tc>
          <w:tcPr>
            <w:tcW w:w="3727" w:type="dxa"/>
            <w:tcBorders>
              <w:top w:val="nil"/>
              <w:left w:val="nil"/>
              <w:bottom w:val="single" w:sz="8" w:space="0" w:color="auto"/>
              <w:right w:val="single" w:sz="8" w:space="0" w:color="auto"/>
            </w:tcBorders>
            <w:tcMar>
              <w:top w:w="0" w:type="dxa"/>
              <w:left w:w="108" w:type="dxa"/>
              <w:bottom w:w="0" w:type="dxa"/>
              <w:right w:w="108" w:type="dxa"/>
            </w:tcMar>
          </w:tcPr>
          <w:p w14:paraId="633519A6" w14:textId="0835A560" w:rsidR="00084DD3" w:rsidRPr="00F55EBE" w:rsidRDefault="00084DD3">
            <w:pPr>
              <w:pStyle w:val="ListParagraph"/>
              <w:spacing w:line="252" w:lineRule="auto"/>
              <w:ind w:left="0"/>
            </w:pPr>
          </w:p>
        </w:tc>
      </w:tr>
      <w:tr w:rsidR="00084DD3" w14:paraId="0A306595" w14:textId="77777777" w:rsidTr="00084DD3">
        <w:tc>
          <w:tcPr>
            <w:tcW w:w="7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D5BE06" w14:textId="77777777" w:rsidR="00084DD3" w:rsidRDefault="00084DD3">
            <w:pPr>
              <w:pStyle w:val="ListParagraph"/>
              <w:spacing w:line="252" w:lineRule="auto"/>
              <w:ind w:left="0"/>
            </w:pPr>
            <w:r>
              <w:t>SQA/ Stage 1A</w:t>
            </w:r>
          </w:p>
        </w:tc>
        <w:tc>
          <w:tcPr>
            <w:tcW w:w="976" w:type="dxa"/>
            <w:tcBorders>
              <w:top w:val="nil"/>
              <w:left w:val="nil"/>
              <w:bottom w:val="single" w:sz="8" w:space="0" w:color="auto"/>
              <w:right w:val="single" w:sz="8" w:space="0" w:color="auto"/>
            </w:tcBorders>
            <w:tcMar>
              <w:top w:w="0" w:type="dxa"/>
              <w:left w:w="108" w:type="dxa"/>
              <w:bottom w:w="0" w:type="dxa"/>
              <w:right w:w="108" w:type="dxa"/>
            </w:tcMar>
            <w:hideMark/>
          </w:tcPr>
          <w:p w14:paraId="19E7DC0D" w14:textId="77777777" w:rsidR="00084DD3" w:rsidRPr="00F55EBE" w:rsidRDefault="00084DD3">
            <w:pPr>
              <w:pStyle w:val="ListParagraph"/>
              <w:spacing w:line="252" w:lineRule="auto"/>
              <w:ind w:left="0"/>
            </w:pPr>
            <w:r w:rsidRPr="00F55EBE">
              <w:t>SQA</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6EF19977" w14:textId="5CB48148" w:rsidR="00084DD3" w:rsidRPr="00536C6D" w:rsidRDefault="00084DD3">
            <w:pPr>
              <w:pStyle w:val="ListParagraph"/>
              <w:spacing w:line="252" w:lineRule="auto"/>
              <w:ind w:left="0"/>
            </w:pPr>
            <w:del w:id="117" w:author="Andrew Parcel" w:date="2020-11-23T13:46:00Z">
              <w:r w:rsidRPr="00536C6D" w:rsidDel="00E8090B">
                <w:delText>SQA</w:delText>
              </w:r>
            </w:del>
            <w:ins w:id="118" w:author="Andrew Parcel" w:date="2020-11-23T13:46:00Z">
              <w:r w:rsidR="00E8090B">
                <w:t>Staging</w:t>
              </w:r>
            </w:ins>
            <w:ins w:id="119" w:author="Andrew Parcel" w:date="2020-11-23T13:47:00Z">
              <w:r w:rsidR="00E8090B">
                <w:t>-Lab</w:t>
              </w:r>
            </w:ins>
            <w:ins w:id="120" w:author="Andrew Parcel" w:date="2020-11-24T16:03:00Z">
              <w:r w:rsidR="002B5CDD">
                <w:br/>
              </w:r>
            </w:ins>
            <w:ins w:id="121" w:author="Andrew Parcel" w:date="2020-11-23T13:47:00Z">
              <w:r w:rsidR="00E8090B">
                <w:br/>
                <w:t>Lab</w:t>
              </w:r>
            </w:ins>
          </w:p>
        </w:tc>
        <w:tc>
          <w:tcPr>
            <w:tcW w:w="3727" w:type="dxa"/>
            <w:tcBorders>
              <w:top w:val="nil"/>
              <w:left w:val="nil"/>
              <w:bottom w:val="single" w:sz="8" w:space="0" w:color="auto"/>
              <w:right w:val="single" w:sz="8" w:space="0" w:color="auto"/>
            </w:tcBorders>
            <w:tcMar>
              <w:top w:w="0" w:type="dxa"/>
              <w:left w:w="108" w:type="dxa"/>
              <w:bottom w:w="0" w:type="dxa"/>
              <w:right w:w="108" w:type="dxa"/>
            </w:tcMar>
          </w:tcPr>
          <w:p w14:paraId="3E136C59" w14:textId="2197D432" w:rsidR="00084DD3" w:rsidRPr="00F55EBE" w:rsidRDefault="00084DD3">
            <w:pPr>
              <w:pStyle w:val="ListParagraph"/>
              <w:spacing w:line="252" w:lineRule="auto"/>
              <w:ind w:left="0"/>
              <w:rPr>
                <w:color w:val="FF0000"/>
              </w:rPr>
            </w:pPr>
          </w:p>
        </w:tc>
      </w:tr>
      <w:tr w:rsidR="00084DD3" w14:paraId="28E81F08" w14:textId="77777777" w:rsidTr="00084DD3">
        <w:tc>
          <w:tcPr>
            <w:tcW w:w="7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FFCB06" w14:textId="77777777" w:rsidR="00084DD3" w:rsidRDefault="00084DD3">
            <w:pPr>
              <w:pStyle w:val="ListParagraph"/>
              <w:spacing w:line="252" w:lineRule="auto"/>
              <w:ind w:left="0"/>
              <w:rPr>
                <w:rFonts w:ascii="Calibri" w:hAnsi="Calibri"/>
                <w:sz w:val="22"/>
                <w:szCs w:val="22"/>
              </w:rPr>
            </w:pPr>
            <w:r>
              <w:t>Pre-Prod</w:t>
            </w:r>
          </w:p>
        </w:tc>
        <w:tc>
          <w:tcPr>
            <w:tcW w:w="976" w:type="dxa"/>
            <w:tcBorders>
              <w:top w:val="nil"/>
              <w:left w:val="nil"/>
              <w:bottom w:val="single" w:sz="8" w:space="0" w:color="auto"/>
              <w:right w:val="single" w:sz="8" w:space="0" w:color="auto"/>
            </w:tcBorders>
            <w:tcMar>
              <w:top w:w="0" w:type="dxa"/>
              <w:left w:w="108" w:type="dxa"/>
              <w:bottom w:w="0" w:type="dxa"/>
              <w:right w:w="108" w:type="dxa"/>
            </w:tcMar>
            <w:hideMark/>
          </w:tcPr>
          <w:p w14:paraId="661CA5AE" w14:textId="77777777" w:rsidR="00084DD3" w:rsidRDefault="00084DD3">
            <w:pPr>
              <w:pStyle w:val="ListParagraph"/>
              <w:spacing w:line="252" w:lineRule="auto"/>
              <w:ind w:left="0"/>
            </w:pPr>
            <w:r>
              <w:t>Pre-Prod</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740CF1D4" w14:textId="290A015F" w:rsidR="00084DD3" w:rsidRPr="00536C6D" w:rsidRDefault="00E8090B">
            <w:pPr>
              <w:pStyle w:val="ListParagraph"/>
              <w:spacing w:line="252" w:lineRule="auto"/>
              <w:ind w:left="0"/>
            </w:pPr>
            <w:ins w:id="122" w:author="Andrew Parcel" w:date="2020-11-23T13:47:00Z">
              <w:r>
                <w:t>Staging</w:t>
              </w:r>
            </w:ins>
            <w:del w:id="123" w:author="Andrew Parcel" w:date="2020-11-23T13:47:00Z">
              <w:r w:rsidR="00084DD3" w:rsidRPr="00536C6D" w:rsidDel="00E8090B">
                <w:delText>Pre-Prod</w:delText>
              </w:r>
            </w:del>
          </w:p>
        </w:tc>
        <w:tc>
          <w:tcPr>
            <w:tcW w:w="3727" w:type="dxa"/>
            <w:tcBorders>
              <w:top w:val="nil"/>
              <w:left w:val="nil"/>
              <w:bottom w:val="single" w:sz="8" w:space="0" w:color="auto"/>
              <w:right w:val="single" w:sz="8" w:space="0" w:color="auto"/>
            </w:tcBorders>
            <w:tcMar>
              <w:top w:w="0" w:type="dxa"/>
              <w:left w:w="108" w:type="dxa"/>
              <w:bottom w:w="0" w:type="dxa"/>
              <w:right w:w="108" w:type="dxa"/>
            </w:tcMar>
            <w:hideMark/>
          </w:tcPr>
          <w:p w14:paraId="2A3AB2BF" w14:textId="37F580AB" w:rsidR="00084DD3" w:rsidRDefault="00084DD3" w:rsidP="00F55EBE">
            <w:pPr>
              <w:pStyle w:val="ListParagraph"/>
              <w:spacing w:line="252" w:lineRule="auto"/>
              <w:ind w:left="0"/>
            </w:pPr>
            <w:r>
              <w:rPr>
                <w:sz w:val="20"/>
                <w:szCs w:val="20"/>
              </w:rPr>
              <w:t>MVI Pre-Prod environment contains production data and is PII certified</w:t>
            </w:r>
          </w:p>
        </w:tc>
      </w:tr>
      <w:tr w:rsidR="00084DD3" w14:paraId="69F2B79E" w14:textId="77777777" w:rsidTr="00084DD3">
        <w:tc>
          <w:tcPr>
            <w:tcW w:w="7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FB40FB" w14:textId="77777777" w:rsidR="00084DD3" w:rsidRDefault="00084DD3">
            <w:pPr>
              <w:pStyle w:val="ListParagraph"/>
              <w:spacing w:line="252" w:lineRule="auto"/>
              <w:ind w:left="0"/>
            </w:pPr>
            <w:r>
              <w:t>Prod</w:t>
            </w:r>
          </w:p>
        </w:tc>
        <w:tc>
          <w:tcPr>
            <w:tcW w:w="976" w:type="dxa"/>
            <w:tcBorders>
              <w:top w:val="nil"/>
              <w:left w:val="nil"/>
              <w:bottom w:val="single" w:sz="8" w:space="0" w:color="auto"/>
              <w:right w:val="single" w:sz="8" w:space="0" w:color="auto"/>
            </w:tcBorders>
            <w:tcMar>
              <w:top w:w="0" w:type="dxa"/>
              <w:left w:w="108" w:type="dxa"/>
              <w:bottom w:w="0" w:type="dxa"/>
              <w:right w:w="108" w:type="dxa"/>
            </w:tcMar>
            <w:hideMark/>
          </w:tcPr>
          <w:p w14:paraId="20F8DD8A" w14:textId="77777777" w:rsidR="00084DD3" w:rsidRDefault="00084DD3">
            <w:pPr>
              <w:pStyle w:val="ListParagraph"/>
              <w:spacing w:line="252" w:lineRule="auto"/>
              <w:ind w:left="0"/>
            </w:pPr>
            <w:r>
              <w:t>Prod</w:t>
            </w:r>
          </w:p>
        </w:tc>
        <w:tc>
          <w:tcPr>
            <w:tcW w:w="712" w:type="dxa"/>
            <w:tcBorders>
              <w:top w:val="nil"/>
              <w:left w:val="nil"/>
              <w:bottom w:val="single" w:sz="8" w:space="0" w:color="auto"/>
              <w:right w:val="single" w:sz="8" w:space="0" w:color="auto"/>
            </w:tcBorders>
            <w:tcMar>
              <w:top w:w="0" w:type="dxa"/>
              <w:left w:w="108" w:type="dxa"/>
              <w:bottom w:w="0" w:type="dxa"/>
              <w:right w:w="108" w:type="dxa"/>
            </w:tcMar>
            <w:hideMark/>
          </w:tcPr>
          <w:p w14:paraId="0657B075" w14:textId="77777777" w:rsidR="00084DD3" w:rsidRPr="00536C6D" w:rsidRDefault="00084DD3">
            <w:pPr>
              <w:pStyle w:val="ListParagraph"/>
              <w:spacing w:line="252" w:lineRule="auto"/>
              <w:ind w:left="0"/>
            </w:pPr>
            <w:r w:rsidRPr="00536C6D">
              <w:t>Prod</w:t>
            </w:r>
          </w:p>
        </w:tc>
        <w:tc>
          <w:tcPr>
            <w:tcW w:w="3727" w:type="dxa"/>
            <w:tcBorders>
              <w:top w:val="nil"/>
              <w:left w:val="nil"/>
              <w:bottom w:val="single" w:sz="8" w:space="0" w:color="auto"/>
              <w:right w:val="single" w:sz="8" w:space="0" w:color="auto"/>
            </w:tcBorders>
            <w:tcMar>
              <w:top w:w="0" w:type="dxa"/>
              <w:left w:w="108" w:type="dxa"/>
              <w:bottom w:w="0" w:type="dxa"/>
              <w:right w:w="108" w:type="dxa"/>
            </w:tcMar>
          </w:tcPr>
          <w:p w14:paraId="2D4923E4" w14:textId="7675B3FB" w:rsidR="00084DD3" w:rsidRDefault="00084DD3">
            <w:pPr>
              <w:pStyle w:val="ListParagraph"/>
              <w:spacing w:line="252" w:lineRule="auto"/>
              <w:ind w:left="0"/>
            </w:pPr>
            <w:r>
              <w:rPr>
                <w:sz w:val="20"/>
                <w:szCs w:val="20"/>
              </w:rPr>
              <w:t>MVI Prod environment contains production data and is PII certified</w:t>
            </w:r>
          </w:p>
        </w:tc>
      </w:tr>
    </w:tbl>
    <w:p w14:paraId="27026494" w14:textId="77777777" w:rsidR="00D444BD" w:rsidRDefault="00D444BD" w:rsidP="00D444BD">
      <w:pPr>
        <w:pStyle w:val="Heading2"/>
        <w:tabs>
          <w:tab w:val="clear" w:pos="900"/>
          <w:tab w:val="left" w:pos="720"/>
        </w:tabs>
        <w:ind w:left="720" w:hanging="720"/>
      </w:pPr>
      <w:bookmarkStart w:id="124" w:name="_Toc273530746"/>
      <w:bookmarkStart w:id="125" w:name="_Toc273530841"/>
      <w:bookmarkStart w:id="126" w:name="_Toc280194489"/>
      <w:bookmarkStart w:id="127" w:name="_Toc280195307"/>
      <w:bookmarkStart w:id="128" w:name="_Toc280195454"/>
      <w:bookmarkStart w:id="129" w:name="_Toc295806706"/>
      <w:bookmarkStart w:id="130" w:name="_Toc377963196"/>
      <w:bookmarkStart w:id="131" w:name="_Toc208846072"/>
      <w:bookmarkStart w:id="132" w:name="_Toc235257935"/>
      <w:bookmarkStart w:id="133" w:name="_Toc270492522"/>
      <w:bookmarkStart w:id="134" w:name="_Toc287519469"/>
      <w:bookmarkStart w:id="135" w:name="_Toc328719321"/>
      <w:bookmarkStart w:id="136" w:name="_Toc389575371"/>
      <w:bookmarkStart w:id="137" w:name="_Toc496710806"/>
      <w:bookmarkEnd w:id="124"/>
      <w:bookmarkEnd w:id="125"/>
      <w:bookmarkEnd w:id="126"/>
      <w:bookmarkEnd w:id="127"/>
      <w:bookmarkEnd w:id="128"/>
      <w:r>
        <w:t>Design Trade-offs</w:t>
      </w:r>
      <w:bookmarkEnd w:id="129"/>
      <w:bookmarkEnd w:id="130"/>
      <w:bookmarkEnd w:id="131"/>
      <w:bookmarkEnd w:id="132"/>
      <w:bookmarkEnd w:id="133"/>
      <w:bookmarkEnd w:id="134"/>
      <w:bookmarkEnd w:id="135"/>
      <w:bookmarkEnd w:id="136"/>
      <w:bookmarkEnd w:id="137"/>
    </w:p>
    <w:p w14:paraId="21D93E29" w14:textId="637DD586" w:rsidR="00D444BD" w:rsidRDefault="00C272D8" w:rsidP="00C272D8">
      <w:pPr>
        <w:pStyle w:val="BodyText"/>
        <w:ind w:left="720"/>
      </w:pPr>
      <w:bookmarkStart w:id="138" w:name="_Toc153360"/>
      <w:bookmarkStart w:id="139" w:name="_Toc1202583"/>
      <w:bookmarkStart w:id="140" w:name="_Toc66891829"/>
      <w:bookmarkStart w:id="141" w:name="_Toc235257936"/>
      <w:bookmarkStart w:id="142" w:name="_Toc270492523"/>
      <w:bookmarkStart w:id="143" w:name="_Toc287519470"/>
      <w:bookmarkStart w:id="144" w:name="_Toc328719322"/>
      <w:bookmarkStart w:id="145" w:name="_Toc389575372"/>
      <w:r>
        <w:t>Not Applicable</w:t>
      </w:r>
    </w:p>
    <w:p w14:paraId="26326DCF" w14:textId="77777777" w:rsidR="00D444BD" w:rsidRDefault="00D444BD" w:rsidP="00D444BD">
      <w:pPr>
        <w:pStyle w:val="Heading2"/>
        <w:tabs>
          <w:tab w:val="clear" w:pos="900"/>
          <w:tab w:val="left" w:pos="720"/>
        </w:tabs>
        <w:ind w:left="720" w:hanging="720"/>
      </w:pPr>
      <w:bookmarkStart w:id="146" w:name="_Toc496710807"/>
      <w:r>
        <w:t>User Characteristics</w:t>
      </w:r>
      <w:bookmarkEnd w:id="138"/>
      <w:bookmarkEnd w:id="139"/>
      <w:bookmarkEnd w:id="140"/>
      <w:bookmarkEnd w:id="141"/>
      <w:bookmarkEnd w:id="142"/>
      <w:bookmarkEnd w:id="143"/>
      <w:bookmarkEnd w:id="144"/>
      <w:bookmarkEnd w:id="145"/>
      <w:bookmarkEnd w:id="146"/>
    </w:p>
    <w:p w14:paraId="77AB598A" w14:textId="515905C9" w:rsidR="00D444BD" w:rsidRDefault="005336F5" w:rsidP="00D444BD">
      <w:pPr>
        <w:pStyle w:val="BodyText"/>
      </w:pPr>
      <w:r w:rsidRPr="005336F5">
        <w:t xml:space="preserve">The unique integration </w:t>
      </w:r>
      <w:r w:rsidR="00EA55D3">
        <w:t xml:space="preserve">Sender </w:t>
      </w:r>
      <w:r w:rsidRPr="005336F5">
        <w:t xml:space="preserve">ID for </w:t>
      </w:r>
      <w:r w:rsidR="00A20783">
        <w:t>DVP</w:t>
      </w:r>
      <w:r w:rsidRPr="005336F5">
        <w:t xml:space="preserve"> is 200</w:t>
      </w:r>
      <w:r w:rsidR="00A20783">
        <w:t>DVP</w:t>
      </w:r>
      <w:r w:rsidR="00DC7A23">
        <w:t>G</w:t>
      </w:r>
      <w:r w:rsidRPr="005336F5">
        <w:t xml:space="preserve">.  </w:t>
      </w:r>
      <w:r w:rsidR="00B75DE2" w:rsidRPr="005336F5">
        <w:t>This identifier SHALL be passed in the asAgent stanza to reflect that D</w:t>
      </w:r>
      <w:r w:rsidR="00B75DE2">
        <w:t>VP</w:t>
      </w:r>
      <w:r w:rsidR="00B75DE2" w:rsidRPr="005336F5">
        <w:t xml:space="preserve"> is proxying</w:t>
      </w:r>
      <w:r w:rsidR="00B75DE2">
        <w:t xml:space="preserve"> the request for the sender.  DVP SHALL also provide the DVP</w:t>
      </w:r>
      <w:r w:rsidR="00B75DE2" w:rsidRPr="005336F5">
        <w:t xml:space="preserve"> consumer ID</w:t>
      </w:r>
      <w:r w:rsidR="00B75DE2">
        <w:t>.</w:t>
      </w:r>
    </w:p>
    <w:p w14:paraId="5298D54D" w14:textId="77777777" w:rsidR="00D444BD" w:rsidRDefault="00D444BD" w:rsidP="00D444BD">
      <w:pPr>
        <w:pStyle w:val="Heading3"/>
        <w:ind w:left="810" w:hanging="810"/>
      </w:pPr>
      <w:bookmarkStart w:id="147" w:name="_Toc273530749"/>
      <w:bookmarkStart w:id="148" w:name="_Toc273530844"/>
      <w:bookmarkStart w:id="149" w:name="_Toc280194492"/>
      <w:bookmarkStart w:id="150" w:name="_Toc280195310"/>
      <w:bookmarkStart w:id="151" w:name="_Toc280195457"/>
      <w:bookmarkStart w:id="152" w:name="_Toc153361"/>
      <w:bookmarkStart w:id="153" w:name="_Toc1202584"/>
      <w:bookmarkStart w:id="154" w:name="_Toc66891830"/>
      <w:bookmarkStart w:id="155" w:name="_Toc235257937"/>
      <w:bookmarkStart w:id="156" w:name="_Toc270492524"/>
      <w:bookmarkStart w:id="157" w:name="_Toc287519471"/>
      <w:bookmarkStart w:id="158" w:name="_Toc328719323"/>
      <w:bookmarkStart w:id="159" w:name="_Toc389575373"/>
      <w:bookmarkStart w:id="160" w:name="_Toc496710808"/>
      <w:bookmarkEnd w:id="147"/>
      <w:bookmarkEnd w:id="148"/>
      <w:bookmarkEnd w:id="149"/>
      <w:bookmarkEnd w:id="150"/>
      <w:bookmarkEnd w:id="151"/>
      <w:r>
        <w:t>User Problem Statement</w:t>
      </w:r>
      <w:bookmarkEnd w:id="152"/>
      <w:bookmarkEnd w:id="153"/>
      <w:bookmarkEnd w:id="154"/>
      <w:bookmarkEnd w:id="155"/>
      <w:bookmarkEnd w:id="156"/>
      <w:bookmarkEnd w:id="157"/>
      <w:bookmarkEnd w:id="158"/>
      <w:bookmarkEnd w:id="159"/>
      <w:bookmarkEnd w:id="160"/>
    </w:p>
    <w:p w14:paraId="5EBA4C01" w14:textId="3AC6F675" w:rsidR="00086FD5" w:rsidRPr="00567EF5" w:rsidRDefault="00A20783" w:rsidP="00086FD5">
      <w:pPr>
        <w:pStyle w:val="Body"/>
      </w:pPr>
      <w:r>
        <w:t>DVP</w:t>
      </w:r>
      <w:r w:rsidR="00567EF5" w:rsidRPr="00E949DF">
        <w:t xml:space="preserve"> </w:t>
      </w:r>
      <w:r w:rsidR="00567EF5">
        <w:t xml:space="preserve">will call MVI’s </w:t>
      </w:r>
      <w:proofErr w:type="spellStart"/>
      <w:r w:rsidR="00F1202C">
        <w:t>GetCorrespondingIDs</w:t>
      </w:r>
      <w:proofErr w:type="spellEnd"/>
      <w:r w:rsidR="00F1202C">
        <w:t xml:space="preserve"> operation</w:t>
      </w:r>
      <w:r w:rsidR="00270FEB">
        <w:t xml:space="preserve"> using the identifier</w:t>
      </w:r>
      <w:r w:rsidR="00567EF5">
        <w:t xml:space="preserve"> </w:t>
      </w:r>
      <w:r w:rsidR="00270FEB">
        <w:t xml:space="preserve">provided by the caller </w:t>
      </w:r>
      <w:r w:rsidR="00567EF5">
        <w:t xml:space="preserve">to obtain the </w:t>
      </w:r>
      <w:r w:rsidR="00567EF5" w:rsidRPr="00E949DF">
        <w:t xml:space="preserve">MVI correlated identifier(s) of the record </w:t>
      </w:r>
      <w:r w:rsidR="00270FEB">
        <w:t xml:space="preserve">necessary for retrieval of the required </w:t>
      </w:r>
      <w:r w:rsidR="00EA55D3">
        <w:t>information</w:t>
      </w:r>
      <w:r w:rsidR="00567EF5">
        <w:t>.</w:t>
      </w:r>
    </w:p>
    <w:p w14:paraId="4C3BC124" w14:textId="77777777" w:rsidR="00D444BD" w:rsidRPr="00270FEB" w:rsidRDefault="00D444BD" w:rsidP="00D444BD">
      <w:pPr>
        <w:pStyle w:val="Heading3"/>
        <w:ind w:left="810" w:hanging="810"/>
      </w:pPr>
      <w:bookmarkStart w:id="161" w:name="_Toc273530751"/>
      <w:bookmarkStart w:id="162" w:name="_Toc273530846"/>
      <w:bookmarkStart w:id="163" w:name="_Toc280194494"/>
      <w:bookmarkStart w:id="164" w:name="_Toc280195312"/>
      <w:bookmarkStart w:id="165" w:name="_Toc280195459"/>
      <w:bookmarkStart w:id="166" w:name="_Toc153362"/>
      <w:bookmarkStart w:id="167" w:name="_Toc1202585"/>
      <w:bookmarkStart w:id="168" w:name="_Toc66891831"/>
      <w:bookmarkStart w:id="169" w:name="_Toc235257938"/>
      <w:bookmarkStart w:id="170" w:name="_Toc270492525"/>
      <w:bookmarkStart w:id="171" w:name="_Toc287519472"/>
      <w:bookmarkStart w:id="172" w:name="_Toc328719324"/>
      <w:bookmarkStart w:id="173" w:name="_Toc389575374"/>
      <w:bookmarkStart w:id="174" w:name="_Toc496710809"/>
      <w:bookmarkEnd w:id="161"/>
      <w:bookmarkEnd w:id="162"/>
      <w:bookmarkEnd w:id="163"/>
      <w:bookmarkEnd w:id="164"/>
      <w:bookmarkEnd w:id="165"/>
      <w:r w:rsidRPr="00270FEB">
        <w:t>User Objectives</w:t>
      </w:r>
      <w:bookmarkEnd w:id="166"/>
      <w:bookmarkEnd w:id="167"/>
      <w:bookmarkEnd w:id="168"/>
      <w:bookmarkEnd w:id="169"/>
      <w:bookmarkEnd w:id="170"/>
      <w:bookmarkEnd w:id="171"/>
      <w:bookmarkEnd w:id="172"/>
      <w:bookmarkEnd w:id="173"/>
      <w:bookmarkEnd w:id="174"/>
    </w:p>
    <w:p w14:paraId="5AEF39BA" w14:textId="7FE4D95E" w:rsidR="00D444BD" w:rsidRPr="00270FEB" w:rsidRDefault="00D444BD" w:rsidP="00F972E6">
      <w:pPr>
        <w:pStyle w:val="BodyText"/>
      </w:pPr>
      <w:bookmarkStart w:id="175" w:name="_Toc284513577"/>
      <w:bookmarkStart w:id="176" w:name="_Toc287519473"/>
      <w:r w:rsidRPr="00270FEB">
        <w:t>The integration touch points with MVI shall ensure the following:</w:t>
      </w:r>
    </w:p>
    <w:p w14:paraId="2686736E" w14:textId="14C3FBBB" w:rsidR="00D444BD" w:rsidRPr="00270FEB" w:rsidRDefault="00A20783" w:rsidP="009E24DE">
      <w:pPr>
        <w:pStyle w:val="ListParagraph"/>
        <w:numPr>
          <w:ilvl w:val="0"/>
          <w:numId w:val="19"/>
        </w:numPr>
      </w:pPr>
      <w:r>
        <w:t>DVP</w:t>
      </w:r>
      <w:r w:rsidR="007A46DE" w:rsidRPr="00270FEB">
        <w:t xml:space="preserve"> </w:t>
      </w:r>
      <w:r w:rsidR="00D444BD" w:rsidRPr="00270FEB">
        <w:t xml:space="preserve">will perform </w:t>
      </w:r>
      <w:r w:rsidR="00F1202C">
        <w:t>a MVI</w:t>
      </w:r>
      <w:r w:rsidR="008956B5" w:rsidRPr="00270FEB">
        <w:t xml:space="preserve"> </w:t>
      </w:r>
      <w:proofErr w:type="spellStart"/>
      <w:r w:rsidR="00F1202C">
        <w:t>GetCorrespondingIDs</w:t>
      </w:r>
      <w:proofErr w:type="spellEnd"/>
      <w:r w:rsidR="008956B5" w:rsidRPr="00270FEB">
        <w:t xml:space="preserve"> </w:t>
      </w:r>
      <w:r w:rsidR="00F1202C">
        <w:t>operation</w:t>
      </w:r>
      <w:r w:rsidR="008956B5" w:rsidRPr="00270FEB">
        <w:t xml:space="preserve"> </w:t>
      </w:r>
      <w:r w:rsidR="00F91CA6">
        <w:t>to obtain the target corresponding identifier</w:t>
      </w:r>
      <w:r w:rsidR="00536C6D">
        <w:t>,</w:t>
      </w:r>
      <w:r w:rsidR="00F91CA6">
        <w:t xml:space="preserve"> (e.g., ICN / EDIPI) associated with the provided identifier ((e.g., </w:t>
      </w:r>
      <w:r w:rsidR="00F91CA6">
        <w:lastRenderedPageBreak/>
        <w:t>EDIPI / ICN)</w:t>
      </w:r>
      <w:r w:rsidR="00536C6D">
        <w:t>,</w:t>
      </w:r>
      <w:r w:rsidR="00F91CA6">
        <w:t xml:space="preserve"> needed for searching </w:t>
      </w:r>
      <w:r w:rsidR="00EA55D3">
        <w:t>internally within the VA or externally to correlated systems.</w:t>
      </w:r>
    </w:p>
    <w:p w14:paraId="0F071B28" w14:textId="34353E44" w:rsidR="00D444BD" w:rsidRDefault="00D444BD" w:rsidP="00D444BD">
      <w:pPr>
        <w:pStyle w:val="Heading1"/>
      </w:pPr>
      <w:bookmarkStart w:id="177" w:name="_Toc273530753"/>
      <w:bookmarkStart w:id="178" w:name="_Toc273530848"/>
      <w:bookmarkStart w:id="179" w:name="_Toc280194496"/>
      <w:bookmarkStart w:id="180" w:name="_Toc280195314"/>
      <w:bookmarkStart w:id="181" w:name="_Toc280195461"/>
      <w:bookmarkStart w:id="182" w:name="_Toc273530754"/>
      <w:bookmarkStart w:id="183" w:name="_Toc273530849"/>
      <w:bookmarkStart w:id="184" w:name="_Toc280194497"/>
      <w:bookmarkStart w:id="185" w:name="_Toc280195315"/>
      <w:bookmarkStart w:id="186" w:name="_Toc280195462"/>
      <w:bookmarkStart w:id="187" w:name="_Toc273530755"/>
      <w:bookmarkStart w:id="188" w:name="_Toc273530850"/>
      <w:bookmarkStart w:id="189" w:name="_Toc280194498"/>
      <w:bookmarkStart w:id="190" w:name="_Toc280195316"/>
      <w:bookmarkStart w:id="191" w:name="_Toc280195463"/>
      <w:bookmarkStart w:id="192" w:name="_Toc328719325"/>
      <w:bookmarkStart w:id="193" w:name="_Toc389575375"/>
      <w:bookmarkStart w:id="194" w:name="_Toc496710810"/>
      <w:bookmarkStart w:id="195" w:name="OLE_LINK1"/>
      <w:bookmarkStart w:id="196" w:name="OLE_LINK4"/>
      <w:bookmarkStart w:id="197" w:name="_Toc1202562"/>
      <w:bookmarkStart w:id="198" w:name="_Toc523282950"/>
      <w:bookmarkStart w:id="199" w:name="_Toc66891812"/>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t>Background</w:t>
      </w:r>
      <w:bookmarkEnd w:id="192"/>
      <w:bookmarkEnd w:id="193"/>
      <w:bookmarkEnd w:id="194"/>
      <w:r w:rsidR="006717CC">
        <w:t xml:space="preserve"> </w:t>
      </w:r>
    </w:p>
    <w:p w14:paraId="56DF9F83" w14:textId="1D5A9435" w:rsidR="00833831" w:rsidRDefault="00A20783" w:rsidP="00F96913">
      <w:pPr>
        <w:pStyle w:val="BodyText"/>
        <w:spacing w:before="119"/>
        <w:ind w:right="384"/>
      </w:pPr>
      <w:bookmarkStart w:id="200" w:name="_Ref390276931"/>
      <w:bookmarkStart w:id="201" w:name="_Toc398626292"/>
      <w:bookmarkStart w:id="202" w:name="_Toc219728909"/>
      <w:r>
        <w:t>DVP</w:t>
      </w:r>
      <w:r w:rsidR="00833831" w:rsidRPr="00F00666">
        <w:t xml:space="preserve"> </w:t>
      </w:r>
      <w:r w:rsidR="00DF28A7">
        <w:t>will be the VA’s data access s</w:t>
      </w:r>
      <w:r w:rsidR="00833831">
        <w:t>ervice,</w:t>
      </w:r>
      <w:r w:rsidR="00833831" w:rsidRPr="00F00666">
        <w:t xml:space="preserve"> responsible for </w:t>
      </w:r>
      <w:r w:rsidR="00DE44FB">
        <w:t xml:space="preserve">obtaining and </w:t>
      </w:r>
      <w:r w:rsidR="00536C6D">
        <w:t xml:space="preserve">transferring </w:t>
      </w:r>
      <w:r w:rsidR="00F96913">
        <w:t xml:space="preserve">patient </w:t>
      </w:r>
      <w:r w:rsidR="00833831" w:rsidRPr="00F00666">
        <w:t xml:space="preserve">data between internal VA and external producers and consumers. </w:t>
      </w:r>
      <w:r w:rsidR="00833831">
        <w:t xml:space="preserve">The </w:t>
      </w:r>
      <w:r>
        <w:t>DVP</w:t>
      </w:r>
      <w:r w:rsidR="00833831">
        <w:t xml:space="preserve"> </w:t>
      </w:r>
      <w:r w:rsidR="00F96913">
        <w:t>API</w:t>
      </w:r>
      <w:r w:rsidR="00833831">
        <w:t xml:space="preserve"> </w:t>
      </w:r>
      <w:r w:rsidR="00F96913">
        <w:t>will provide</w:t>
      </w:r>
      <w:r w:rsidR="00833831">
        <w:t xml:space="preserve"> </w:t>
      </w:r>
      <w:r w:rsidR="00F96913">
        <w:t>VA internal and external</w:t>
      </w:r>
      <w:r w:rsidR="00833831">
        <w:t xml:space="preserve"> clients </w:t>
      </w:r>
      <w:r w:rsidR="00F96913">
        <w:t xml:space="preserve">efficient </w:t>
      </w:r>
      <w:r w:rsidR="00833831">
        <w:t xml:space="preserve">access to </w:t>
      </w:r>
      <w:r w:rsidR="00F96913">
        <w:t>up-to-date patient data</w:t>
      </w:r>
      <w:r w:rsidR="00833831">
        <w:t xml:space="preserve">.  </w:t>
      </w:r>
    </w:p>
    <w:p w14:paraId="703363AC" w14:textId="7E83C39A" w:rsidR="008E605E" w:rsidRDefault="008E605E" w:rsidP="00C81D94">
      <w:pPr>
        <w:pStyle w:val="Heading2"/>
        <w:tabs>
          <w:tab w:val="clear" w:pos="900"/>
          <w:tab w:val="left" w:pos="720"/>
        </w:tabs>
        <w:ind w:left="720" w:hanging="720"/>
      </w:pPr>
      <w:bookmarkStart w:id="203" w:name="_Toc496710811"/>
      <w:r>
        <w:t>Overview of the System</w:t>
      </w:r>
      <w:bookmarkEnd w:id="203"/>
    </w:p>
    <w:p w14:paraId="14C11371" w14:textId="1CC2974F" w:rsidR="00C81D94" w:rsidRDefault="00C81D94" w:rsidP="00C81D94">
      <w:pPr>
        <w:pStyle w:val="Heading2"/>
        <w:tabs>
          <w:tab w:val="clear" w:pos="900"/>
          <w:tab w:val="left" w:pos="720"/>
        </w:tabs>
        <w:ind w:left="720" w:hanging="720"/>
      </w:pPr>
      <w:bookmarkStart w:id="204" w:name="_Toc496710812"/>
      <w:r>
        <w:t>Overview of the Business Process</w:t>
      </w:r>
      <w:bookmarkEnd w:id="200"/>
      <w:bookmarkEnd w:id="201"/>
      <w:bookmarkEnd w:id="204"/>
      <w:r w:rsidR="002A3999">
        <w:t xml:space="preserve"> </w:t>
      </w:r>
    </w:p>
    <w:p w14:paraId="66801ABC" w14:textId="490B249E" w:rsidR="00592335" w:rsidRPr="00214A56" w:rsidRDefault="00DE44FB" w:rsidP="00DE44FB">
      <w:pPr>
        <w:pStyle w:val="Body"/>
      </w:pPr>
      <w:r w:rsidRPr="00DE44FB">
        <w:t>DVP</w:t>
      </w:r>
      <w:r w:rsidR="00592335" w:rsidRPr="00DE44FB">
        <w:t xml:space="preserve"> </w:t>
      </w:r>
      <w:r w:rsidR="00592335">
        <w:t xml:space="preserve">provides the capacity to locate and discover </w:t>
      </w:r>
      <w:r>
        <w:t xml:space="preserve">patient data. The first release of DVP will use the Station Numbers and DFN provided by MVI to obtain </w:t>
      </w:r>
      <w:r w:rsidR="00592335">
        <w:t xml:space="preserve">VistA </w:t>
      </w:r>
      <w:r>
        <w:t>data located at</w:t>
      </w:r>
      <w:r w:rsidR="00592335">
        <w:t xml:space="preserve"> VA</w:t>
      </w:r>
      <w:r w:rsidR="00592335">
        <w:rPr>
          <w:spacing w:val="-27"/>
        </w:rPr>
        <w:t xml:space="preserve"> </w:t>
      </w:r>
      <w:r>
        <w:t xml:space="preserve">sites and will provide this data to internal and external consumers as defined by </w:t>
      </w:r>
      <w:r w:rsidR="00536C6D">
        <w:t xml:space="preserve">their </w:t>
      </w:r>
      <w:r>
        <w:t>MOUs.</w:t>
      </w:r>
    </w:p>
    <w:p w14:paraId="2CEC0415" w14:textId="0560A450" w:rsidR="00C81D94" w:rsidRDefault="00C81D94" w:rsidP="00D30F21">
      <w:pPr>
        <w:pStyle w:val="BodyText"/>
      </w:pPr>
      <w:r>
        <w:t xml:space="preserve">The interactions between </w:t>
      </w:r>
      <w:r w:rsidR="00A20783">
        <w:t>DVP</w:t>
      </w:r>
      <w:r>
        <w:t xml:space="preserve"> and MVI are depicted in below. </w:t>
      </w:r>
    </w:p>
    <w:p w14:paraId="6126B976" w14:textId="1AEFBE5E" w:rsidR="0090727C" w:rsidRPr="0090727C" w:rsidRDefault="0090727C" w:rsidP="0090727C">
      <w:pPr>
        <w:rPr>
          <w:sz w:val="24"/>
        </w:rPr>
      </w:pPr>
      <w:r>
        <w:rPr>
          <w:noProof/>
          <w:sz w:val="24"/>
        </w:rPr>
        <w:drawing>
          <wp:inline distT="0" distB="0" distL="0" distR="0" wp14:anchorId="7A66D970" wp14:editId="14CA276F">
            <wp:extent cx="6648868" cy="463091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8868" cy="4630911"/>
                    </a:xfrm>
                    <a:prstGeom prst="rect">
                      <a:avLst/>
                    </a:prstGeom>
                  </pic:spPr>
                </pic:pic>
              </a:graphicData>
            </a:graphic>
          </wp:inline>
        </w:drawing>
      </w:r>
    </w:p>
    <w:p w14:paraId="3350CFA6" w14:textId="6138E98C" w:rsidR="00C81D94" w:rsidRDefault="00C81D94" w:rsidP="007D47F3">
      <w:pPr>
        <w:pStyle w:val="BodyText"/>
        <w:ind w:firstLine="720"/>
      </w:pPr>
    </w:p>
    <w:p w14:paraId="4B4FE9AC" w14:textId="0CE8C8DE" w:rsidR="00C81D94" w:rsidRPr="00821286" w:rsidRDefault="001E75B1" w:rsidP="00E92FDD">
      <w:pPr>
        <w:pStyle w:val="Caption"/>
      </w:pPr>
      <w:bookmarkStart w:id="205" w:name="_Toc496710869"/>
      <w:r w:rsidRPr="00821286">
        <w:lastRenderedPageBreak/>
        <w:t xml:space="preserve">Figure: </w:t>
      </w:r>
      <w:r w:rsidR="00D550BA">
        <w:fldChar w:fldCharType="begin"/>
      </w:r>
      <w:r w:rsidR="00D550BA">
        <w:instrText xml:space="preserve"> SEQ Figure: \* ARABIC </w:instrText>
      </w:r>
      <w:r w:rsidR="00D550BA">
        <w:fldChar w:fldCharType="separate"/>
      </w:r>
      <w:r w:rsidR="003A44BB" w:rsidRPr="00821286">
        <w:rPr>
          <w:noProof/>
        </w:rPr>
        <w:t>1</w:t>
      </w:r>
      <w:r w:rsidR="00D550BA">
        <w:rPr>
          <w:noProof/>
        </w:rPr>
        <w:fldChar w:fldCharType="end"/>
      </w:r>
      <w:r w:rsidRPr="00821286">
        <w:t xml:space="preserve"> </w:t>
      </w:r>
      <w:r w:rsidR="00A20783" w:rsidRPr="00821286">
        <w:t>DVP</w:t>
      </w:r>
      <w:r w:rsidR="00C81D94" w:rsidRPr="00821286">
        <w:t>/MVI Inte</w:t>
      </w:r>
      <w:r w:rsidR="00E92FDD" w:rsidRPr="00821286">
        <w:t>ractions</w:t>
      </w:r>
      <w:bookmarkEnd w:id="205"/>
    </w:p>
    <w:p w14:paraId="61975E47" w14:textId="77777777" w:rsidR="00E92FDD" w:rsidRPr="00821286" w:rsidRDefault="00E92FDD" w:rsidP="00E92FDD">
      <w:pPr>
        <w:pStyle w:val="BodyText"/>
      </w:pPr>
    </w:p>
    <w:p w14:paraId="0099CE1E" w14:textId="12AF6424" w:rsidR="00F6569F" w:rsidRPr="00E92FDD" w:rsidRDefault="00A20783" w:rsidP="00E92FDD">
      <w:pPr>
        <w:pStyle w:val="BodyText"/>
      </w:pPr>
      <w:r w:rsidRPr="00821286">
        <w:t>DVP</w:t>
      </w:r>
      <w:r w:rsidR="00F6569F" w:rsidRPr="00821286">
        <w:t xml:space="preserve"> is architected to be a high performance, high availability, load balanced and failover ready, clustered gateway between the VA and external enterprises.</w:t>
      </w:r>
    </w:p>
    <w:p w14:paraId="1945C1B2" w14:textId="43988953" w:rsidR="00EA5D0C" w:rsidRDefault="00CD0410" w:rsidP="00EA5D0C">
      <w:pPr>
        <w:pStyle w:val="BodyText"/>
      </w:pPr>
      <w:r>
        <w:t xml:space="preserve">Additional information is provided in the </w:t>
      </w:r>
      <w:r w:rsidR="00D628F5">
        <w:t xml:space="preserve">DVP </w:t>
      </w:r>
      <w:r>
        <w:t>IAM</w:t>
      </w:r>
      <w:r w:rsidR="00EE3CF0" w:rsidRPr="00EE3CF0">
        <w:t xml:space="preserve"> </w:t>
      </w:r>
      <w:r>
        <w:t>iRSD.</w:t>
      </w:r>
    </w:p>
    <w:p w14:paraId="5C30066A" w14:textId="1E892A07" w:rsidR="00D444BD" w:rsidRDefault="00A20783" w:rsidP="00D444BD">
      <w:pPr>
        <w:pStyle w:val="BodyText"/>
        <w:keepNext/>
        <w:rPr>
          <w:b/>
        </w:rPr>
      </w:pPr>
      <w:r>
        <w:rPr>
          <w:b/>
        </w:rPr>
        <w:t>DVP</w:t>
      </w:r>
      <w:r w:rsidR="00FD6D37" w:rsidRPr="003935E6">
        <w:rPr>
          <w:b/>
        </w:rPr>
        <w:t xml:space="preserve"> Integration Requirements</w:t>
      </w:r>
    </w:p>
    <w:p w14:paraId="3BD11A8F" w14:textId="11FD54EA" w:rsidR="00603FA6" w:rsidRDefault="00A20783" w:rsidP="00603FA6">
      <w:pPr>
        <w:spacing w:before="120" w:after="120"/>
        <w:rPr>
          <w:sz w:val="24"/>
          <w:szCs w:val="20"/>
        </w:rPr>
      </w:pPr>
      <w:r>
        <w:rPr>
          <w:sz w:val="24"/>
          <w:szCs w:val="20"/>
        </w:rPr>
        <w:t>DVP</w:t>
      </w:r>
      <w:r w:rsidR="00603FA6" w:rsidRPr="00EA4E8B">
        <w:rPr>
          <w:sz w:val="24"/>
          <w:szCs w:val="20"/>
        </w:rPr>
        <w:t xml:space="preserve"> includes </w:t>
      </w:r>
      <w:r w:rsidR="005132B0">
        <w:rPr>
          <w:sz w:val="24"/>
          <w:szCs w:val="20"/>
        </w:rPr>
        <w:t>one call</w:t>
      </w:r>
      <w:r w:rsidR="00603FA6">
        <w:rPr>
          <w:sz w:val="24"/>
          <w:szCs w:val="20"/>
        </w:rPr>
        <w:t>:</w:t>
      </w:r>
    </w:p>
    <w:p w14:paraId="47F049EE" w14:textId="0F6A10EB" w:rsidR="00603FA6" w:rsidRPr="009800FC" w:rsidRDefault="00603FA6" w:rsidP="00603FA6">
      <w:pPr>
        <w:pStyle w:val="ListParagraph"/>
        <w:numPr>
          <w:ilvl w:val="0"/>
          <w:numId w:val="56"/>
        </w:numPr>
        <w:spacing w:before="120" w:after="120"/>
        <w:rPr>
          <w:szCs w:val="20"/>
        </w:rPr>
      </w:pPr>
      <w:r w:rsidRPr="009800FC">
        <w:rPr>
          <w:szCs w:val="20"/>
        </w:rPr>
        <w:t xml:space="preserve">A 1309 call will be made to retrieve the </w:t>
      </w:r>
      <w:r w:rsidR="0072285F">
        <w:rPr>
          <w:szCs w:val="20"/>
        </w:rPr>
        <w:t xml:space="preserve">target identifier of the system of record (e.g., </w:t>
      </w:r>
      <w:r w:rsidR="00DE44FB">
        <w:rPr>
          <w:szCs w:val="20"/>
        </w:rPr>
        <w:t xml:space="preserve">Station/DFN for VistA sites, </w:t>
      </w:r>
      <w:r w:rsidR="0072285F">
        <w:rPr>
          <w:szCs w:val="20"/>
        </w:rPr>
        <w:t>EDIPI for DoD, ICN for VA Enterprise)</w:t>
      </w:r>
      <w:r w:rsidRPr="009800FC">
        <w:rPr>
          <w:szCs w:val="20"/>
        </w:rPr>
        <w:t>.</w:t>
      </w:r>
      <w:r w:rsidRPr="00603FA6">
        <w:t xml:space="preserve"> </w:t>
      </w:r>
      <w:r w:rsidRPr="009800FC">
        <w:rPr>
          <w:szCs w:val="20"/>
        </w:rPr>
        <w:t xml:space="preserve">The </w:t>
      </w:r>
      <w:r w:rsidR="00A20783">
        <w:rPr>
          <w:szCs w:val="20"/>
        </w:rPr>
        <w:t>DVP</w:t>
      </w:r>
      <w:r w:rsidR="005336F5">
        <w:rPr>
          <w:szCs w:val="20"/>
        </w:rPr>
        <w:t xml:space="preserve"> request to the MVI </w:t>
      </w:r>
      <w:proofErr w:type="spellStart"/>
      <w:r w:rsidR="005336F5">
        <w:rPr>
          <w:szCs w:val="20"/>
        </w:rPr>
        <w:t>GetCorresponding</w:t>
      </w:r>
      <w:r w:rsidRPr="009800FC">
        <w:rPr>
          <w:szCs w:val="20"/>
        </w:rPr>
        <w:t>I</w:t>
      </w:r>
      <w:r w:rsidR="005336F5">
        <w:rPr>
          <w:szCs w:val="20"/>
        </w:rPr>
        <w:t>D</w:t>
      </w:r>
      <w:r w:rsidRPr="009800FC">
        <w:rPr>
          <w:szCs w:val="20"/>
        </w:rPr>
        <w:t>s</w:t>
      </w:r>
      <w:proofErr w:type="spellEnd"/>
      <w:r w:rsidRPr="009800FC">
        <w:rPr>
          <w:szCs w:val="20"/>
        </w:rPr>
        <w:t xml:space="preserve"> </w:t>
      </w:r>
      <w:r w:rsidR="005336F5">
        <w:rPr>
          <w:szCs w:val="20"/>
        </w:rPr>
        <w:t xml:space="preserve">operation </w:t>
      </w:r>
      <w:r w:rsidRPr="009800FC">
        <w:rPr>
          <w:szCs w:val="20"/>
        </w:rPr>
        <w:t>shall contain a fu</w:t>
      </w:r>
      <w:r w:rsidR="0072285F">
        <w:rPr>
          <w:szCs w:val="20"/>
        </w:rPr>
        <w:t>lly qualified identifier</w:t>
      </w:r>
      <w:r w:rsidRPr="009800FC">
        <w:rPr>
          <w:szCs w:val="20"/>
        </w:rPr>
        <w:t>.</w:t>
      </w:r>
    </w:p>
    <w:p w14:paraId="5C9AD81D" w14:textId="4658B516" w:rsidR="000E7B1B" w:rsidRDefault="000E7B1B" w:rsidP="000E7B1B">
      <w:pPr>
        <w:pStyle w:val="ListParagraph"/>
        <w:numPr>
          <w:ilvl w:val="0"/>
          <w:numId w:val="20"/>
        </w:numPr>
      </w:pPr>
      <w:r w:rsidRPr="00A16A58">
        <w:t xml:space="preserve">Use MVI </w:t>
      </w:r>
      <w:proofErr w:type="spellStart"/>
      <w:r w:rsidR="00F1202C">
        <w:t>GetCorrespondingIDs</w:t>
      </w:r>
      <w:proofErr w:type="spellEnd"/>
    </w:p>
    <w:p w14:paraId="2D369206" w14:textId="77777777" w:rsidR="000E7B1B" w:rsidRPr="00A16A58" w:rsidRDefault="000E7B1B" w:rsidP="000E7B1B">
      <w:pPr>
        <w:pStyle w:val="ListParagraph"/>
      </w:pPr>
      <w:r w:rsidRPr="009D4413">
        <w:rPr>
          <w:b/>
        </w:rPr>
        <w:t>Requirements</w:t>
      </w:r>
      <w:r>
        <w:t>:</w:t>
      </w:r>
    </w:p>
    <w:p w14:paraId="3CC6BA4B" w14:textId="77777777" w:rsidR="00557A54" w:rsidRDefault="00A20783" w:rsidP="00557A54">
      <w:pPr>
        <w:widowControl w:val="0"/>
        <w:numPr>
          <w:ilvl w:val="0"/>
          <w:numId w:val="57"/>
        </w:numPr>
        <w:spacing w:before="120" w:after="120"/>
        <w:ind w:hanging="360"/>
      </w:pPr>
      <w:bookmarkStart w:id="206" w:name="_Toc273530759"/>
      <w:bookmarkStart w:id="207" w:name="_Toc273530854"/>
      <w:bookmarkStart w:id="208" w:name="_Toc280194502"/>
      <w:bookmarkStart w:id="209" w:name="_Toc280195320"/>
      <w:bookmarkStart w:id="210" w:name="_Toc280195467"/>
      <w:bookmarkEnd w:id="206"/>
      <w:bookmarkEnd w:id="207"/>
      <w:bookmarkEnd w:id="208"/>
      <w:bookmarkEnd w:id="209"/>
      <w:bookmarkEnd w:id="210"/>
      <w:r>
        <w:t>DVP</w:t>
      </w:r>
      <w:r w:rsidR="005336F5">
        <w:t>, when necessary,</w:t>
      </w:r>
      <w:r w:rsidR="000E7B1B" w:rsidRPr="00CF763A">
        <w:t xml:space="preserve"> </w:t>
      </w:r>
      <w:r w:rsidR="005336F5">
        <w:t xml:space="preserve">shall call MVI’s </w:t>
      </w:r>
      <w:proofErr w:type="spellStart"/>
      <w:r w:rsidR="005336F5">
        <w:t>Get</w:t>
      </w:r>
      <w:r w:rsidR="000E7B1B">
        <w:t>Correspond</w:t>
      </w:r>
      <w:r w:rsidR="005336F5">
        <w:t>ing</w:t>
      </w:r>
      <w:r w:rsidR="000E7B1B">
        <w:t>IDs</w:t>
      </w:r>
      <w:proofErr w:type="spellEnd"/>
      <w:r w:rsidR="000E7B1B">
        <w:t xml:space="preserve"> </w:t>
      </w:r>
      <w:r w:rsidR="005336F5">
        <w:t>operation</w:t>
      </w:r>
      <w:r w:rsidR="000E7B1B">
        <w:t xml:space="preserve"> to retrieve identifiers associated to a person record.</w:t>
      </w:r>
    </w:p>
    <w:p w14:paraId="2CBF8693" w14:textId="2EE5A650" w:rsidR="000E7B1B" w:rsidRDefault="00A20783" w:rsidP="00557A54">
      <w:pPr>
        <w:widowControl w:val="0"/>
        <w:numPr>
          <w:ilvl w:val="0"/>
          <w:numId w:val="57"/>
        </w:numPr>
        <w:spacing w:before="120" w:after="120"/>
        <w:ind w:hanging="360"/>
      </w:pPr>
      <w:r>
        <w:t>DVP</w:t>
      </w:r>
      <w:r w:rsidR="000E7B1B">
        <w:t xml:space="preserve"> </w:t>
      </w:r>
      <w:r w:rsidR="000E7B1B" w:rsidRPr="00FA1FC1">
        <w:t xml:space="preserve">shall </w:t>
      </w:r>
      <w:r w:rsidR="000E7B1B">
        <w:t xml:space="preserve">follow the business rules defined by </w:t>
      </w:r>
      <w:r w:rsidR="000E7B1B" w:rsidRPr="00DB0A78">
        <w:t>IAM Subject Matter Experts (SMEs)</w:t>
      </w:r>
      <w:r w:rsidR="005336F5">
        <w:t xml:space="preserve"> when performing a </w:t>
      </w:r>
      <w:proofErr w:type="spellStart"/>
      <w:r w:rsidR="005336F5">
        <w:t>Get</w:t>
      </w:r>
      <w:r w:rsidR="000E7B1B">
        <w:t>Correspondi</w:t>
      </w:r>
      <w:r w:rsidR="005336F5">
        <w:t>ngIDs</w:t>
      </w:r>
      <w:proofErr w:type="spellEnd"/>
      <w:r w:rsidR="005336F5">
        <w:t xml:space="preserve"> operation</w:t>
      </w:r>
      <w:r w:rsidR="008A3947">
        <w:t xml:space="preserve">. (See </w:t>
      </w:r>
      <w:r w:rsidR="007B6472">
        <w:t>References Section</w:t>
      </w:r>
      <w:r w:rsidR="000E7B1B">
        <w:t>)</w:t>
      </w:r>
    </w:p>
    <w:p w14:paraId="26EA3947" w14:textId="0FF275AB" w:rsidR="00D444BD" w:rsidRPr="00A16A58" w:rsidRDefault="00D444BD" w:rsidP="00D444BD">
      <w:pPr>
        <w:pStyle w:val="Heading2"/>
        <w:tabs>
          <w:tab w:val="clear" w:pos="900"/>
          <w:tab w:val="left" w:pos="720"/>
        </w:tabs>
        <w:ind w:left="720" w:hanging="720"/>
      </w:pPr>
      <w:bookmarkStart w:id="211" w:name="_Toc221116655"/>
      <w:bookmarkStart w:id="212" w:name="_Toc221189678"/>
      <w:bookmarkStart w:id="213" w:name="_Toc221200537"/>
      <w:bookmarkStart w:id="214" w:name="_Toc221291824"/>
      <w:bookmarkStart w:id="215" w:name="_Toc222032955"/>
      <w:bookmarkStart w:id="216" w:name="_Toc235501522"/>
      <w:bookmarkStart w:id="217" w:name="_Toc270492529"/>
      <w:bookmarkStart w:id="218" w:name="_Toc287519479"/>
      <w:bookmarkStart w:id="219" w:name="_Toc328719328"/>
      <w:bookmarkStart w:id="220" w:name="_Toc389575378"/>
      <w:bookmarkStart w:id="221" w:name="_Toc496710813"/>
      <w:bookmarkStart w:id="222" w:name="_Toc221116645"/>
      <w:bookmarkStart w:id="223" w:name="_Toc221189668"/>
      <w:bookmarkStart w:id="224" w:name="_Toc221200527"/>
      <w:bookmarkStart w:id="225" w:name="_Toc221291814"/>
      <w:bookmarkStart w:id="226" w:name="_Toc222032945"/>
      <w:r w:rsidRPr="00A16A58">
        <w:t>Business Benefits</w:t>
      </w:r>
      <w:bookmarkEnd w:id="211"/>
      <w:bookmarkEnd w:id="212"/>
      <w:bookmarkEnd w:id="213"/>
      <w:bookmarkEnd w:id="214"/>
      <w:bookmarkEnd w:id="215"/>
      <w:bookmarkEnd w:id="216"/>
      <w:bookmarkEnd w:id="217"/>
      <w:bookmarkEnd w:id="218"/>
      <w:bookmarkEnd w:id="219"/>
      <w:bookmarkEnd w:id="220"/>
      <w:bookmarkEnd w:id="221"/>
    </w:p>
    <w:p w14:paraId="02A4272C" w14:textId="16A5D941" w:rsidR="00D444BD" w:rsidRDefault="0072285F" w:rsidP="00D444BD">
      <w:pPr>
        <w:pStyle w:val="BodyText"/>
        <w:rPr>
          <w:szCs w:val="24"/>
        </w:rPr>
      </w:pPr>
      <w:bookmarkStart w:id="227" w:name="_Toc234683542"/>
      <w:bookmarkStart w:id="228" w:name="_Toc234684298"/>
      <w:bookmarkStart w:id="229" w:name="_Toc234684382"/>
      <w:bookmarkStart w:id="230" w:name="_Toc234903824"/>
      <w:bookmarkStart w:id="231" w:name="_Toc234943382"/>
      <w:bookmarkStart w:id="232" w:name="_Toc235501523"/>
      <w:bookmarkStart w:id="233" w:name="_Toc270492530"/>
      <w:bookmarkStart w:id="234" w:name="_Toc287519480"/>
      <w:bookmarkStart w:id="235" w:name="_Toc328719329"/>
      <w:bookmarkStart w:id="236" w:name="_Toc389575379"/>
      <w:bookmarkEnd w:id="227"/>
      <w:bookmarkEnd w:id="228"/>
      <w:bookmarkEnd w:id="229"/>
      <w:bookmarkEnd w:id="230"/>
      <w:bookmarkEnd w:id="231"/>
      <w:r>
        <w:rPr>
          <w:szCs w:val="24"/>
        </w:rPr>
        <w:t>T</w:t>
      </w:r>
      <w:r w:rsidR="00D444BD">
        <w:rPr>
          <w:szCs w:val="24"/>
        </w:rPr>
        <w:t xml:space="preserve">he primary business benefit of this </w:t>
      </w:r>
      <w:r w:rsidR="005C4C85">
        <w:rPr>
          <w:szCs w:val="24"/>
        </w:rPr>
        <w:t xml:space="preserve">MVI </w:t>
      </w:r>
      <w:r w:rsidR="00D444BD">
        <w:rPr>
          <w:szCs w:val="24"/>
        </w:rPr>
        <w:t xml:space="preserve">integration is for </w:t>
      </w:r>
      <w:r w:rsidR="00A20783">
        <w:t>DVP</w:t>
      </w:r>
      <w:r w:rsidR="007A46DE">
        <w:t xml:space="preserve"> </w:t>
      </w:r>
      <w:r w:rsidR="00D444BD">
        <w:t xml:space="preserve">to be able to acquire the </w:t>
      </w:r>
      <w:r w:rsidR="000A5F21">
        <w:t>identifiers</w:t>
      </w:r>
      <w:r w:rsidR="00D444BD">
        <w:t xml:space="preserve"> </w:t>
      </w:r>
      <w:r w:rsidR="000A5F21">
        <w:t xml:space="preserve">required to obtain the latest </w:t>
      </w:r>
      <w:r w:rsidR="00D444BD">
        <w:t xml:space="preserve">Veteran </w:t>
      </w:r>
      <w:r w:rsidR="000A5F21">
        <w:t xml:space="preserve">data, </w:t>
      </w:r>
      <w:r w:rsidR="00D444BD">
        <w:t>so that it can</w:t>
      </w:r>
      <w:r w:rsidR="00467900">
        <w:t xml:space="preserve"> </w:t>
      </w:r>
      <w:r w:rsidR="000A5F21">
        <w:t xml:space="preserve">be </w:t>
      </w:r>
      <w:r w:rsidR="00467900">
        <w:t>share</w:t>
      </w:r>
      <w:r w:rsidR="000A5F21">
        <w:t>d</w:t>
      </w:r>
      <w:r w:rsidR="00467900">
        <w:t xml:space="preserve"> </w:t>
      </w:r>
      <w:r w:rsidR="000A5F21">
        <w:t>with the appropriate parties to provide effective and efficient care and support to our Veterans</w:t>
      </w:r>
      <w:r w:rsidR="00D444BD">
        <w:t>.</w:t>
      </w:r>
    </w:p>
    <w:p w14:paraId="6E7F764F" w14:textId="77777777" w:rsidR="00D444BD" w:rsidRDefault="00D444BD" w:rsidP="00D444BD">
      <w:pPr>
        <w:pStyle w:val="Heading2"/>
        <w:tabs>
          <w:tab w:val="clear" w:pos="900"/>
          <w:tab w:val="left" w:pos="720"/>
        </w:tabs>
        <w:ind w:left="720" w:hanging="720"/>
      </w:pPr>
      <w:bookmarkStart w:id="237" w:name="_Toc496710814"/>
      <w:r>
        <w:t>Assumptions and Constraints</w:t>
      </w:r>
      <w:bookmarkEnd w:id="222"/>
      <w:bookmarkEnd w:id="223"/>
      <w:bookmarkEnd w:id="224"/>
      <w:bookmarkEnd w:id="225"/>
      <w:bookmarkEnd w:id="226"/>
      <w:bookmarkEnd w:id="232"/>
      <w:bookmarkEnd w:id="233"/>
      <w:bookmarkEnd w:id="234"/>
      <w:bookmarkEnd w:id="235"/>
      <w:bookmarkEnd w:id="236"/>
      <w:bookmarkEnd w:id="237"/>
    </w:p>
    <w:p w14:paraId="2AEA9ECD" w14:textId="77777777" w:rsidR="00D444BD" w:rsidRPr="00A16A58" w:rsidRDefault="00D444BD" w:rsidP="00D444BD">
      <w:pPr>
        <w:pStyle w:val="Heading3"/>
        <w:ind w:left="810" w:hanging="810"/>
      </w:pPr>
      <w:bookmarkStart w:id="238" w:name="_Toc221116647"/>
      <w:bookmarkStart w:id="239" w:name="_Toc221189670"/>
      <w:bookmarkStart w:id="240" w:name="_Toc221200529"/>
      <w:bookmarkStart w:id="241" w:name="_Toc221291816"/>
      <w:bookmarkStart w:id="242" w:name="_Toc222032947"/>
      <w:bookmarkStart w:id="243" w:name="_Toc235501524"/>
      <w:bookmarkStart w:id="244" w:name="_Toc270492531"/>
      <w:bookmarkStart w:id="245" w:name="_Toc287519481"/>
      <w:bookmarkStart w:id="246" w:name="_Toc328719330"/>
      <w:bookmarkStart w:id="247" w:name="_Toc389575380"/>
      <w:bookmarkStart w:id="248" w:name="_Toc496710815"/>
      <w:r w:rsidRPr="00A16A58">
        <w:t>Design Assumptions</w:t>
      </w:r>
      <w:bookmarkEnd w:id="238"/>
      <w:bookmarkEnd w:id="239"/>
      <w:bookmarkEnd w:id="240"/>
      <w:bookmarkEnd w:id="241"/>
      <w:bookmarkEnd w:id="242"/>
      <w:bookmarkEnd w:id="243"/>
      <w:bookmarkEnd w:id="244"/>
      <w:bookmarkEnd w:id="245"/>
      <w:bookmarkEnd w:id="246"/>
      <w:bookmarkEnd w:id="247"/>
      <w:bookmarkEnd w:id="248"/>
    </w:p>
    <w:p w14:paraId="17775E25" w14:textId="77777777" w:rsidR="000A5F21" w:rsidRDefault="000A5F21" w:rsidP="000A5F21">
      <w:pPr>
        <w:pStyle w:val="BodyText"/>
      </w:pPr>
      <w:bookmarkStart w:id="249" w:name="_Toc221116648"/>
      <w:bookmarkStart w:id="250" w:name="_Toc221189671"/>
      <w:bookmarkStart w:id="251" w:name="_Toc221200530"/>
      <w:bookmarkStart w:id="252" w:name="_Toc221291817"/>
      <w:bookmarkStart w:id="253" w:name="_Toc222032948"/>
      <w:bookmarkStart w:id="254" w:name="_Toc235501525"/>
      <w:bookmarkStart w:id="255" w:name="_Toc270492532"/>
      <w:bookmarkStart w:id="256" w:name="_Toc287519482"/>
      <w:bookmarkStart w:id="257" w:name="_Toc328719331"/>
      <w:bookmarkStart w:id="258" w:name="_Toc389575381"/>
      <w:r>
        <w:t>The key assumptions that have influenced the design of this integration include the following:</w:t>
      </w:r>
    </w:p>
    <w:p w14:paraId="5500DE98" w14:textId="77777777" w:rsidR="000A5F21" w:rsidRDefault="000A5F21" w:rsidP="000A5F21">
      <w:pPr>
        <w:pStyle w:val="ListParagraph"/>
        <w:numPr>
          <w:ilvl w:val="0"/>
          <w:numId w:val="24"/>
        </w:numPr>
      </w:pPr>
      <w:r>
        <w:t>The modifications necessary to facilitate this integration will be on the side of the consuming application. This is because MVI currently exposes the necessary service operations. The consuming application needs to invoke the appropriate operations with the necessary parameters and parse the returned result.</w:t>
      </w:r>
    </w:p>
    <w:p w14:paraId="1D6851B3" w14:textId="77777777" w:rsidR="000A5F21" w:rsidRDefault="000A5F21" w:rsidP="000A5F21">
      <w:pPr>
        <w:pStyle w:val="ListParagraph"/>
        <w:numPr>
          <w:ilvl w:val="0"/>
          <w:numId w:val="24"/>
        </w:numPr>
      </w:pPr>
      <w:r>
        <w:t>Components will be kept consistent with simple, precise functionality that is easy to test. Where possible, a test mechanism that can be used repeatedly as needed will be built for each component.</w:t>
      </w:r>
    </w:p>
    <w:p w14:paraId="461309C2" w14:textId="0EAB31E1" w:rsidR="000A5F21" w:rsidRDefault="000A5F21" w:rsidP="000A5F21">
      <w:pPr>
        <w:pStyle w:val="ListParagraph"/>
        <w:numPr>
          <w:ilvl w:val="0"/>
          <w:numId w:val="24"/>
        </w:numPr>
      </w:pPr>
      <w:r>
        <w:t>The modules, functionality, and business components used by DVP are capable of invoking Web Services and parsing the results.</w:t>
      </w:r>
    </w:p>
    <w:p w14:paraId="636A2720" w14:textId="77777777" w:rsidR="000A5F21" w:rsidRDefault="000A5F21" w:rsidP="000A5F21">
      <w:pPr>
        <w:pStyle w:val="ListParagraph"/>
        <w:numPr>
          <w:ilvl w:val="0"/>
          <w:numId w:val="24"/>
        </w:numPr>
      </w:pPr>
      <w:r>
        <w:t xml:space="preserve">The client team will engage the VA Authentication Federation Infrastructure (VAAFI) team to coordinate establishing a secure two-way SSL connection for the Web Service calls to take place. (See </w:t>
      </w:r>
      <w:r w:rsidRPr="008127D4">
        <w:t xml:space="preserve">section </w:t>
      </w:r>
      <w:r>
        <w:fldChar w:fldCharType="begin"/>
      </w:r>
      <w:r>
        <w:instrText xml:space="preserve"> REF _Ref390276896 \r \h </w:instrText>
      </w:r>
      <w:r>
        <w:fldChar w:fldCharType="separate"/>
      </w:r>
      <w:r>
        <w:t>2.5.5</w:t>
      </w:r>
      <w:r>
        <w:fldChar w:fldCharType="end"/>
      </w:r>
      <w:r>
        <w:t xml:space="preserve"> for more information)</w:t>
      </w:r>
    </w:p>
    <w:p w14:paraId="7027DA4E" w14:textId="2BB52225" w:rsidR="00557A54" w:rsidRDefault="00557A54" w:rsidP="00557A54">
      <w:pPr>
        <w:pStyle w:val="NormalWeb"/>
        <w:numPr>
          <w:ilvl w:val="0"/>
          <w:numId w:val="24"/>
        </w:numPr>
        <w:spacing w:before="100" w:beforeAutospacing="1" w:after="100" w:afterAutospacing="1"/>
      </w:pPr>
      <w:r>
        <w:t xml:space="preserve">The consuming application will use DVP to initiate the MVI services that have been identified to be in scope, and will therefore use DVP as a proxy to MVI Web Services.  </w:t>
      </w:r>
      <w:r>
        <w:lastRenderedPageBreak/>
        <w:t>DVP requests will therefore use the appropriate identifiers in the AsAgent element, within the sender element of the MVI Web Service request.</w:t>
      </w:r>
    </w:p>
    <w:p w14:paraId="43EED281" w14:textId="77777777" w:rsidR="00557A54" w:rsidRPr="00061888" w:rsidRDefault="00557A54" w:rsidP="00557A54">
      <w:pPr>
        <w:pStyle w:val="NoSpacing"/>
        <w:spacing w:before="0" w:after="0"/>
        <w:ind w:left="1440"/>
      </w:pPr>
      <w:r w:rsidRPr="00061888">
        <w:t xml:space="preserve">  &lt;sender typeCode="SND"&gt;</w:t>
      </w:r>
    </w:p>
    <w:p w14:paraId="3C0E758E" w14:textId="77777777" w:rsidR="00557A54" w:rsidRPr="00061888" w:rsidRDefault="00557A54" w:rsidP="00557A54">
      <w:pPr>
        <w:pStyle w:val="NoSpacing"/>
        <w:spacing w:before="0" w:after="0"/>
        <w:ind w:left="1440"/>
      </w:pPr>
      <w:r w:rsidRPr="00061888">
        <w:t xml:space="preserve">    &lt;device classCode="DEV" determinerCode="INSTANCE"&gt;</w:t>
      </w:r>
    </w:p>
    <w:p w14:paraId="11C0A87F" w14:textId="58FB6AEC" w:rsidR="00557A54" w:rsidRPr="00061888" w:rsidRDefault="00557A54" w:rsidP="00557A54">
      <w:pPr>
        <w:pStyle w:val="NoSpacing"/>
        <w:spacing w:before="0" w:after="0"/>
        <w:ind w:left="1440"/>
      </w:pPr>
      <w:r w:rsidRPr="00061888">
        <w:t xml:space="preserve">      &lt;id root="2.16.840.1.113883.3.42.10001.100001.12" extension="</w:t>
      </w:r>
      <w:r>
        <w:rPr>
          <w:b/>
          <w:i/>
        </w:rPr>
        <w:t>200DVPE</w:t>
      </w:r>
      <w:r w:rsidRPr="00061888">
        <w:t>" /&gt;</w:t>
      </w:r>
    </w:p>
    <w:p w14:paraId="270CD6CC" w14:textId="77777777" w:rsidR="00557A54" w:rsidRPr="00061888" w:rsidRDefault="00557A54" w:rsidP="00557A54">
      <w:pPr>
        <w:pStyle w:val="NoSpacing"/>
        <w:spacing w:before="0" w:after="0"/>
        <w:ind w:left="1440"/>
      </w:pPr>
      <w:r w:rsidRPr="00061888">
        <w:t xml:space="preserve">      &lt;asAgent classCode="AGNT"&gt;</w:t>
      </w:r>
    </w:p>
    <w:p w14:paraId="32990E9A" w14:textId="77777777" w:rsidR="00557A54" w:rsidRPr="00061888" w:rsidRDefault="00557A54" w:rsidP="00557A54">
      <w:pPr>
        <w:pStyle w:val="NoSpacing"/>
        <w:spacing w:before="0" w:after="0"/>
        <w:ind w:left="1440"/>
      </w:pPr>
      <w:r w:rsidRPr="00061888">
        <w:t xml:space="preserve">        &lt;representedOrganization classCode="ORG" determinerCode="INSTANCE"&gt;</w:t>
      </w:r>
    </w:p>
    <w:p w14:paraId="34D1F027" w14:textId="49C4C6C3" w:rsidR="00557A54" w:rsidRPr="00061888" w:rsidRDefault="00557A54" w:rsidP="00557A54">
      <w:pPr>
        <w:pStyle w:val="NoSpacing"/>
        <w:spacing w:before="0" w:after="0"/>
        <w:ind w:left="1440"/>
      </w:pPr>
      <w:r w:rsidRPr="00061888">
        <w:t xml:space="preserve">          &lt;id root="2.16.840.1.113883.4.349" extension="</w:t>
      </w:r>
      <w:r w:rsidRPr="00557A54">
        <w:rPr>
          <w:b/>
        </w:rPr>
        <w:t>200DVPG</w:t>
      </w:r>
      <w:r w:rsidRPr="00061888">
        <w:t>" /&gt;</w:t>
      </w:r>
    </w:p>
    <w:p w14:paraId="74F6E992" w14:textId="77777777" w:rsidR="00557A54" w:rsidRPr="00061888" w:rsidRDefault="00557A54" w:rsidP="00557A54">
      <w:pPr>
        <w:pStyle w:val="NoSpacing"/>
        <w:spacing w:before="0" w:after="0"/>
        <w:ind w:left="1440"/>
      </w:pPr>
      <w:r w:rsidRPr="00061888">
        <w:t xml:space="preserve">        &lt;/representedOrganization&gt;</w:t>
      </w:r>
    </w:p>
    <w:p w14:paraId="3F6B8B56" w14:textId="77777777" w:rsidR="00557A54" w:rsidRPr="00061888" w:rsidRDefault="00557A54" w:rsidP="00557A54">
      <w:pPr>
        <w:pStyle w:val="NoSpacing"/>
        <w:spacing w:before="0" w:after="0"/>
        <w:ind w:left="1440"/>
      </w:pPr>
      <w:r w:rsidRPr="00061888">
        <w:t xml:space="preserve">      &lt;/asAgent&gt;</w:t>
      </w:r>
    </w:p>
    <w:p w14:paraId="1BCD417B" w14:textId="77777777" w:rsidR="00557A54" w:rsidRPr="00061888" w:rsidRDefault="00557A54" w:rsidP="00557A54">
      <w:pPr>
        <w:pStyle w:val="NoSpacing"/>
        <w:spacing w:before="0" w:after="0"/>
        <w:ind w:left="1440"/>
      </w:pPr>
      <w:r w:rsidRPr="00061888">
        <w:t xml:space="preserve">    &lt;/device&gt;</w:t>
      </w:r>
    </w:p>
    <w:p w14:paraId="2C55B9FE" w14:textId="77777777" w:rsidR="00557A54" w:rsidRPr="00061888" w:rsidRDefault="00557A54" w:rsidP="00557A54">
      <w:pPr>
        <w:pStyle w:val="NoSpacing"/>
        <w:spacing w:before="0" w:after="0"/>
        <w:ind w:left="1440"/>
      </w:pPr>
      <w:r w:rsidRPr="00061888">
        <w:t xml:space="preserve">  &lt;/sender&gt;</w:t>
      </w:r>
    </w:p>
    <w:p w14:paraId="7163F4C0" w14:textId="68E596CF" w:rsidR="004E2E51" w:rsidRDefault="00A20783" w:rsidP="004E2E51">
      <w:pPr>
        <w:pStyle w:val="ListParagraph"/>
        <w:numPr>
          <w:ilvl w:val="0"/>
          <w:numId w:val="47"/>
        </w:numPr>
      </w:pPr>
      <w:r>
        <w:t>DVP</w:t>
      </w:r>
      <w:r w:rsidR="004E2E51">
        <w:t xml:space="preserve"> will provide a unique, non-duplicated </w:t>
      </w:r>
      <w:r w:rsidR="004E2E51" w:rsidRPr="008A3B74">
        <w:t>message identifier</w:t>
      </w:r>
      <w:r w:rsidR="004E2E51">
        <w:t xml:space="preserve"> for each Web Service request to MVI (the extension attribute of the initial id element in each message) and </w:t>
      </w:r>
      <w:r w:rsidR="000A5F21">
        <w:t>versionCode value 3.5</w:t>
      </w:r>
      <w:r w:rsidR="004E2E51">
        <w:t>:</w:t>
      </w:r>
    </w:p>
    <w:p w14:paraId="22B1665C" w14:textId="77777777" w:rsidR="004E2E51" w:rsidRPr="00C7497A" w:rsidRDefault="004E2E51" w:rsidP="004E2E51">
      <w:pPr>
        <w:ind w:left="360" w:firstLine="360"/>
      </w:pPr>
      <w:r w:rsidRPr="00C7497A">
        <w:rPr>
          <w:sz w:val="24"/>
        </w:rPr>
        <w:t>Example:</w:t>
      </w:r>
    </w:p>
    <w:p w14:paraId="0AB08D99" w14:textId="01000EAB" w:rsidR="004E2E51" w:rsidRPr="002452E5" w:rsidRDefault="004E2E51" w:rsidP="004E2E51">
      <w:pPr>
        <w:ind w:left="1440"/>
        <w:rPr>
          <w:rFonts w:asciiTheme="minorHAnsi" w:eastAsiaTheme="minorHAnsi" w:hAnsiTheme="minorHAnsi" w:cstheme="minorBidi"/>
          <w:szCs w:val="22"/>
        </w:rPr>
      </w:pPr>
      <w:r w:rsidRPr="002452E5">
        <w:rPr>
          <w:rFonts w:asciiTheme="minorHAnsi" w:eastAsiaTheme="minorHAnsi" w:hAnsiTheme="minorHAnsi" w:cstheme="minorBidi"/>
          <w:szCs w:val="22"/>
        </w:rPr>
        <w:t>&lt;</w:t>
      </w:r>
      <w:r w:rsidR="00897E1E">
        <w:rPr>
          <w:rFonts w:asciiTheme="minorHAnsi" w:eastAsiaTheme="minorHAnsi" w:hAnsiTheme="minorHAnsi" w:cstheme="minorBidi"/>
          <w:szCs w:val="22"/>
        </w:rPr>
        <w:t>PRPA_IN201309</w:t>
      </w:r>
      <w:r w:rsidRPr="002452E5">
        <w:rPr>
          <w:rFonts w:asciiTheme="minorHAnsi" w:eastAsiaTheme="minorHAnsi" w:hAnsiTheme="minorHAnsi" w:cstheme="minorBidi"/>
          <w:szCs w:val="22"/>
        </w:rPr>
        <w:t xml:space="preserve">UV02 xmlns="urn:hl7-org:v3" xmlns:ps="http://vaww.oed.oit.va.gov" </w:t>
      </w:r>
    </w:p>
    <w:p w14:paraId="3234E692" w14:textId="77777777" w:rsidR="004E2E51" w:rsidRPr="002452E5" w:rsidRDefault="004E2E51" w:rsidP="004E2E51">
      <w:pPr>
        <w:ind w:left="1440"/>
        <w:rPr>
          <w:rFonts w:asciiTheme="minorHAnsi" w:eastAsiaTheme="minorHAnsi" w:hAnsiTheme="minorHAnsi" w:cstheme="minorBidi"/>
          <w:szCs w:val="22"/>
        </w:rPr>
      </w:pPr>
      <w:r w:rsidRPr="002452E5">
        <w:rPr>
          <w:rFonts w:asciiTheme="minorHAnsi" w:eastAsiaTheme="minorHAnsi" w:hAnsiTheme="minorHAnsi" w:cstheme="minorBidi"/>
          <w:szCs w:val="22"/>
        </w:rPr>
        <w:t xml:space="preserve">xmlns:xsi="http://www.w3.org/2001/XMLSchema-instance" </w:t>
      </w:r>
    </w:p>
    <w:p w14:paraId="327E4D86" w14:textId="4528BBF7" w:rsidR="004E2E51" w:rsidRPr="002452E5" w:rsidRDefault="004E2E51" w:rsidP="004E2E51">
      <w:pPr>
        <w:ind w:left="1440"/>
        <w:rPr>
          <w:rFonts w:asciiTheme="minorHAnsi" w:eastAsiaTheme="minorHAnsi" w:hAnsiTheme="minorHAnsi" w:cstheme="minorBidi"/>
          <w:szCs w:val="22"/>
        </w:rPr>
      </w:pPr>
      <w:r w:rsidRPr="002452E5">
        <w:rPr>
          <w:rFonts w:asciiTheme="minorHAnsi" w:eastAsiaTheme="minorHAnsi" w:hAnsiTheme="minorHAnsi" w:cstheme="minorBidi"/>
          <w:szCs w:val="22"/>
        </w:rPr>
        <w:t>xsi:schemaLocation="urn:hl7-org:v3 ../../schema/HL7V3/NE2008/multicacheschemas/PRPA_IN20130</w:t>
      </w:r>
      <w:r w:rsidR="00897E1E">
        <w:rPr>
          <w:rFonts w:asciiTheme="minorHAnsi" w:eastAsiaTheme="minorHAnsi" w:hAnsiTheme="minorHAnsi" w:cstheme="minorBidi"/>
          <w:szCs w:val="22"/>
        </w:rPr>
        <w:t>9</w:t>
      </w:r>
      <w:r w:rsidRPr="002452E5">
        <w:rPr>
          <w:rFonts w:asciiTheme="minorHAnsi" w:eastAsiaTheme="minorHAnsi" w:hAnsiTheme="minorHAnsi" w:cstheme="minorBidi"/>
          <w:szCs w:val="22"/>
        </w:rPr>
        <w:t>UV02.xsd" ITSVersion="XML_1.0"&gt;</w:t>
      </w:r>
    </w:p>
    <w:p w14:paraId="3270E965" w14:textId="743E3F66" w:rsidR="004E2E51" w:rsidRDefault="004E2E51" w:rsidP="004E2E51">
      <w:pPr>
        <w:ind w:left="2160"/>
        <w:rPr>
          <w:rFonts w:asciiTheme="minorHAnsi" w:eastAsiaTheme="minorHAnsi" w:hAnsiTheme="minorHAnsi" w:cstheme="minorBidi"/>
          <w:szCs w:val="22"/>
        </w:rPr>
      </w:pPr>
      <w:r w:rsidRPr="002452E5">
        <w:rPr>
          <w:rFonts w:asciiTheme="minorHAnsi" w:eastAsiaTheme="minorHAnsi" w:hAnsiTheme="minorHAnsi" w:cstheme="minorBidi"/>
          <w:szCs w:val="22"/>
        </w:rPr>
        <w:t xml:space="preserve">&lt;id root="1.2.840.114350.1.13.0.1.7.1.1" </w:t>
      </w:r>
      <w:r w:rsidRPr="002E2D76">
        <w:rPr>
          <w:rFonts w:asciiTheme="minorHAnsi" w:eastAsiaTheme="minorHAnsi" w:hAnsiTheme="minorHAnsi" w:cstheme="minorBidi"/>
          <w:szCs w:val="22"/>
        </w:rPr>
        <w:t>extension="</w:t>
      </w:r>
      <w:r w:rsidRPr="00F6569F">
        <w:rPr>
          <w:rFonts w:asciiTheme="minorHAnsi" w:eastAsiaTheme="minorHAnsi" w:hAnsiTheme="minorHAnsi" w:cstheme="minorBidi"/>
          <w:b/>
          <w:i/>
          <w:szCs w:val="22"/>
        </w:rPr>
        <w:t>MCID-</w:t>
      </w:r>
      <w:r w:rsidR="00A20783">
        <w:rPr>
          <w:rFonts w:asciiTheme="minorHAnsi" w:eastAsiaTheme="minorHAnsi" w:hAnsiTheme="minorHAnsi" w:cstheme="minorBidi"/>
          <w:b/>
          <w:i/>
          <w:szCs w:val="22"/>
        </w:rPr>
        <w:t>DVP</w:t>
      </w:r>
      <w:r w:rsidRPr="00F6569F">
        <w:rPr>
          <w:rFonts w:asciiTheme="minorHAnsi" w:eastAsiaTheme="minorHAnsi" w:hAnsiTheme="minorHAnsi" w:cstheme="minorBidi"/>
          <w:b/>
          <w:i/>
          <w:szCs w:val="22"/>
        </w:rPr>
        <w:t>_12345</w:t>
      </w:r>
      <w:r w:rsidRPr="002E2D76">
        <w:rPr>
          <w:rFonts w:asciiTheme="minorHAnsi" w:eastAsiaTheme="minorHAnsi" w:hAnsiTheme="minorHAnsi" w:cstheme="minorBidi"/>
          <w:szCs w:val="22"/>
        </w:rPr>
        <w:t>"</w:t>
      </w:r>
      <w:r w:rsidRPr="002452E5">
        <w:rPr>
          <w:rFonts w:asciiTheme="minorHAnsi" w:eastAsiaTheme="minorHAnsi" w:hAnsiTheme="minorHAnsi" w:cstheme="minorBidi"/>
          <w:szCs w:val="22"/>
        </w:rPr>
        <w:t>/&gt;</w:t>
      </w:r>
    </w:p>
    <w:p w14:paraId="30B687C2" w14:textId="77777777" w:rsidR="004E2E51" w:rsidRPr="0089731A" w:rsidRDefault="004E2E51" w:rsidP="004E2E51">
      <w:pPr>
        <w:ind w:left="2160"/>
        <w:rPr>
          <w:rFonts w:asciiTheme="minorHAnsi" w:eastAsiaTheme="minorHAnsi" w:hAnsiTheme="minorHAnsi" w:cstheme="minorBidi"/>
          <w:szCs w:val="22"/>
        </w:rPr>
      </w:pPr>
      <w:r w:rsidRPr="0089731A">
        <w:rPr>
          <w:rFonts w:asciiTheme="minorHAnsi" w:eastAsiaTheme="minorHAnsi" w:hAnsiTheme="minorHAnsi" w:cstheme="minorBidi"/>
          <w:szCs w:val="22"/>
        </w:rPr>
        <w:t>&lt;creationTime value="20151209150301"/&gt;</w:t>
      </w:r>
    </w:p>
    <w:p w14:paraId="6582DC90" w14:textId="0B3074AD" w:rsidR="004E2E51" w:rsidRDefault="000A5F21" w:rsidP="004E2E51">
      <w:pPr>
        <w:ind w:left="2160"/>
        <w:rPr>
          <w:rFonts w:asciiTheme="minorHAnsi" w:eastAsiaTheme="minorHAnsi" w:hAnsiTheme="minorHAnsi" w:cstheme="minorBidi"/>
          <w:szCs w:val="22"/>
        </w:rPr>
      </w:pPr>
      <w:r>
        <w:rPr>
          <w:rFonts w:asciiTheme="minorHAnsi" w:eastAsiaTheme="minorHAnsi" w:hAnsiTheme="minorHAnsi" w:cstheme="minorBidi"/>
          <w:szCs w:val="22"/>
        </w:rPr>
        <w:t>&lt;versionCode code="3.5</w:t>
      </w:r>
      <w:r w:rsidR="004E2E51" w:rsidRPr="002E2D76">
        <w:rPr>
          <w:rFonts w:asciiTheme="minorHAnsi" w:eastAsiaTheme="minorHAnsi" w:hAnsiTheme="minorHAnsi" w:cstheme="minorBidi"/>
          <w:szCs w:val="22"/>
        </w:rPr>
        <w:t>"/&gt;</w:t>
      </w:r>
    </w:p>
    <w:p w14:paraId="68547E44" w14:textId="77777777" w:rsidR="004E2E51" w:rsidRPr="002335F1" w:rsidRDefault="004E2E51" w:rsidP="004E2E51">
      <w:pPr>
        <w:ind w:left="2160"/>
        <w:rPr>
          <w:rFonts w:asciiTheme="minorHAnsi" w:eastAsiaTheme="minorHAnsi" w:hAnsiTheme="minorHAnsi" w:cstheme="minorBidi"/>
          <w:szCs w:val="22"/>
        </w:rPr>
      </w:pPr>
      <w:r>
        <w:rPr>
          <w:rFonts w:asciiTheme="minorHAnsi" w:eastAsiaTheme="minorHAnsi" w:hAnsiTheme="minorHAnsi" w:cstheme="minorBidi"/>
          <w:szCs w:val="22"/>
        </w:rPr>
        <w:t>. . .</w:t>
      </w:r>
    </w:p>
    <w:p w14:paraId="0C7CDD82" w14:textId="5EAA5359" w:rsidR="004E2E51" w:rsidRDefault="00A20783" w:rsidP="004E2E51">
      <w:pPr>
        <w:pStyle w:val="ListParagraph"/>
        <w:numPr>
          <w:ilvl w:val="0"/>
          <w:numId w:val="47"/>
        </w:numPr>
      </w:pPr>
      <w:r>
        <w:t>DVP</w:t>
      </w:r>
      <w:r w:rsidR="004E2E51">
        <w:t xml:space="preserve"> will include an appropriate dataEnterer element in each MVI Web Service request, as described in the MVI </w:t>
      </w:r>
      <w:r w:rsidR="00332119">
        <w:t>SDD that</w:t>
      </w:r>
      <w:r w:rsidR="004E2E51">
        <w:t xml:space="preserve"> will reflect the user or entity in</w:t>
      </w:r>
      <w:r w:rsidR="00332119">
        <w:t>i</w:t>
      </w:r>
      <w:r w:rsidR="004E2E51">
        <w:t>tiating the request.</w:t>
      </w:r>
    </w:p>
    <w:p w14:paraId="2D4A7FCC" w14:textId="77777777" w:rsidR="004E2E51" w:rsidRDefault="004E2E51" w:rsidP="004E2E51">
      <w:pPr>
        <w:ind w:left="360" w:firstLine="360"/>
      </w:pPr>
      <w:r w:rsidRPr="00965294">
        <w:rPr>
          <w:sz w:val="24"/>
        </w:rPr>
        <w:t>Format:</w:t>
      </w:r>
    </w:p>
    <w:p w14:paraId="1E157819"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&lt;dataEnterer contextControlCode="AP" typeCode="ENT"&gt;</w:t>
      </w:r>
    </w:p>
    <w:p w14:paraId="38AD1965"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&lt;assignedPerson classCode="ASSIGNED"&gt;</w:t>
      </w:r>
    </w:p>
    <w:p w14:paraId="63B40803" w14:textId="05AB4EA6"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&lt;id extension="</w:t>
      </w:r>
      <w:r w:rsidR="000A5F21">
        <w:rPr>
          <w:rFonts w:asciiTheme="minorHAnsi" w:hAnsiTheme="minorHAnsi"/>
          <w:i/>
          <w:sz w:val="22"/>
        </w:rPr>
        <w:t>200DVP</w:t>
      </w:r>
      <w:r w:rsidR="00DC7A23">
        <w:rPr>
          <w:rFonts w:asciiTheme="minorHAnsi" w:hAnsiTheme="minorHAnsi"/>
          <w:i/>
          <w:sz w:val="22"/>
        </w:rPr>
        <w:t>G</w:t>
      </w:r>
      <w:r w:rsidRPr="002335F1">
        <w:rPr>
          <w:rFonts w:asciiTheme="minorHAnsi" w:hAnsiTheme="minorHAnsi"/>
          <w:sz w:val="22"/>
        </w:rPr>
        <w:t>" root="2.16.840.1.113883.4.349"&gt;</w:t>
      </w:r>
    </w:p>
    <w:p w14:paraId="0CA45082"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&lt;/id&gt;</w:t>
      </w:r>
    </w:p>
    <w:p w14:paraId="16B1308B"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&lt;assignedPerson determinerCode="INSTANCE" classCode="PSN"&gt;</w:t>
      </w:r>
    </w:p>
    <w:p w14:paraId="26A00982"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&lt;name&gt;</w:t>
      </w:r>
    </w:p>
    <w:p w14:paraId="64997EDD"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&lt;given&gt;</w:t>
      </w:r>
      <w:r w:rsidRPr="00F6569F">
        <w:rPr>
          <w:rFonts w:asciiTheme="minorHAnsi" w:hAnsiTheme="minorHAnsi"/>
          <w:b/>
          <w:i/>
          <w:sz w:val="22"/>
        </w:rPr>
        <w:t>First Name of User or Entity</w:t>
      </w:r>
      <w:r w:rsidRPr="002335F1">
        <w:rPr>
          <w:rFonts w:asciiTheme="minorHAnsi" w:hAnsiTheme="minorHAnsi"/>
          <w:sz w:val="22"/>
        </w:rPr>
        <w:t>&lt;/given&gt;</w:t>
      </w:r>
    </w:p>
    <w:p w14:paraId="6FA4DECA"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&lt;family&gt;</w:t>
      </w:r>
      <w:r w:rsidRPr="00F6569F">
        <w:rPr>
          <w:rFonts w:asciiTheme="minorHAnsi" w:hAnsiTheme="minorHAnsi"/>
          <w:b/>
          <w:i/>
          <w:sz w:val="22"/>
        </w:rPr>
        <w:t>Last Name of User or Entity</w:t>
      </w:r>
      <w:r w:rsidRPr="002335F1">
        <w:rPr>
          <w:rFonts w:asciiTheme="minorHAnsi" w:hAnsiTheme="minorHAnsi"/>
          <w:sz w:val="22"/>
        </w:rPr>
        <w:t>&lt;/family&gt;</w:t>
      </w:r>
    </w:p>
    <w:p w14:paraId="2303EAEA"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&lt;/name&gt;</w:t>
      </w:r>
    </w:p>
    <w:p w14:paraId="6857CC7A"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&lt;/assignedPerson&gt;</w:t>
      </w:r>
    </w:p>
    <w:p w14:paraId="0B4C4A60"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    &lt;/assignedPerson&gt;</w:t>
      </w:r>
    </w:p>
    <w:p w14:paraId="08CE077D" w14:textId="77777777" w:rsidR="004E2E51" w:rsidRPr="002335F1" w:rsidRDefault="004E2E51" w:rsidP="00AC4C38">
      <w:pPr>
        <w:pStyle w:val="NoSpacing"/>
        <w:spacing w:before="0" w:after="0"/>
        <w:ind w:left="720" w:firstLine="720"/>
        <w:rPr>
          <w:rFonts w:asciiTheme="minorHAnsi" w:hAnsiTheme="minorHAnsi"/>
          <w:sz w:val="22"/>
        </w:rPr>
      </w:pPr>
      <w:r w:rsidRPr="002335F1">
        <w:rPr>
          <w:rFonts w:asciiTheme="minorHAnsi" w:hAnsiTheme="minorHAnsi"/>
          <w:sz w:val="22"/>
        </w:rPr>
        <w:t>&lt;/dataEnterer&gt;</w:t>
      </w:r>
    </w:p>
    <w:p w14:paraId="0690C1F5" w14:textId="1272ACD3" w:rsidR="004E2E51" w:rsidRDefault="004E2E51" w:rsidP="004E2E51">
      <w:pPr>
        <w:pStyle w:val="ListParagraph"/>
        <w:numPr>
          <w:ilvl w:val="0"/>
          <w:numId w:val="47"/>
        </w:numPr>
      </w:pPr>
      <w:r>
        <w:t>Other assumptions and considerations as described in the associated iRSD.</w:t>
      </w:r>
    </w:p>
    <w:p w14:paraId="314476E3" w14:textId="77777777" w:rsidR="00D444BD" w:rsidRPr="00A16A58" w:rsidRDefault="00D444BD" w:rsidP="00D444BD">
      <w:pPr>
        <w:pStyle w:val="Heading3"/>
        <w:ind w:left="810" w:hanging="810"/>
      </w:pPr>
      <w:bookmarkStart w:id="259" w:name="_Toc496710816"/>
      <w:r w:rsidRPr="00A16A58">
        <w:t>Design Constraints</w:t>
      </w:r>
      <w:bookmarkEnd w:id="249"/>
      <w:bookmarkEnd w:id="250"/>
      <w:bookmarkEnd w:id="251"/>
      <w:bookmarkEnd w:id="252"/>
      <w:bookmarkEnd w:id="253"/>
      <w:bookmarkEnd w:id="254"/>
      <w:bookmarkEnd w:id="255"/>
      <w:bookmarkEnd w:id="256"/>
      <w:bookmarkEnd w:id="257"/>
      <w:bookmarkEnd w:id="258"/>
      <w:bookmarkEnd w:id="259"/>
    </w:p>
    <w:p w14:paraId="2A91C320" w14:textId="77777777" w:rsidR="00D444BD" w:rsidRDefault="00D444BD" w:rsidP="00D444BD">
      <w:pPr>
        <w:pStyle w:val="BodyText"/>
      </w:pPr>
      <w:r>
        <w:lastRenderedPageBreak/>
        <w:t>The primary constraint concerning the design of this integration is that requests sent from the consuming application to the service (i.e., MVI) must conform to the protocol that MVI expects (i.e., an XML document conforming to the HL7 v3.0 schema). See the MVI Service Description Document for more information.</w:t>
      </w:r>
    </w:p>
    <w:p w14:paraId="34F7623D" w14:textId="574B9E0F" w:rsidR="00D444BD" w:rsidRPr="00A16A58" w:rsidRDefault="00D444BD" w:rsidP="00D444BD">
      <w:pPr>
        <w:pStyle w:val="BodyText"/>
      </w:pPr>
      <w:r w:rsidRPr="00A16A58">
        <w:t xml:space="preserve">As mentioned previously, custom </w:t>
      </w:r>
      <w:r w:rsidR="00A20783">
        <w:t>DVP</w:t>
      </w:r>
      <w:r>
        <w:t xml:space="preserve"> </w:t>
      </w:r>
      <w:r w:rsidRPr="00A16A58">
        <w:t xml:space="preserve">work will be required to complete this integration. It is unlikely that any coding will need to be performed on the MVI side as MVI already </w:t>
      </w:r>
      <w:r w:rsidR="000D5BCB">
        <w:t>exposes the necessary operation</w:t>
      </w:r>
      <w:r>
        <w:t xml:space="preserve"> </w:t>
      </w:r>
      <w:r w:rsidRPr="00A16A58">
        <w:t>(</w:t>
      </w:r>
      <w:proofErr w:type="spellStart"/>
      <w:r w:rsidR="00F1202C">
        <w:rPr>
          <w:sz w:val="22"/>
        </w:rPr>
        <w:t>GetCorrespondingIDs</w:t>
      </w:r>
      <w:proofErr w:type="spellEnd"/>
      <w:r w:rsidRPr="00A16A58">
        <w:t xml:space="preserve">) as </w:t>
      </w:r>
      <w:r w:rsidR="000D5BCB">
        <w:t xml:space="preserve">a </w:t>
      </w:r>
      <w:r w:rsidRPr="00A16A58">
        <w:t>publi</w:t>
      </w:r>
      <w:r w:rsidR="000D5BCB">
        <w:t>cly available service operation</w:t>
      </w:r>
      <w:r w:rsidRPr="00A16A58">
        <w:t>.</w:t>
      </w:r>
    </w:p>
    <w:p w14:paraId="1180A02B" w14:textId="703D49CC" w:rsidR="00D444BD" w:rsidRPr="00A16A58" w:rsidRDefault="00D444BD" w:rsidP="00D444BD">
      <w:pPr>
        <w:pStyle w:val="BodyText"/>
      </w:pPr>
      <w:r w:rsidRPr="00A16A58">
        <w:t xml:space="preserve">This design will use Web Services. In this case, the consuming application (in this case, </w:t>
      </w:r>
      <w:r w:rsidR="00A20783">
        <w:t>DVP</w:t>
      </w:r>
      <w:r w:rsidRPr="00A16A58">
        <w:t>) will need to send SOAP (Simple Object Access Protocol) messages, which conform to the HL7</w:t>
      </w:r>
      <w:r w:rsidR="004E2E51">
        <w:t>v3</w:t>
      </w:r>
      <w:r w:rsidRPr="00A16A58">
        <w:t xml:space="preserve"> schema</w:t>
      </w:r>
      <w:r w:rsidR="004E2E51">
        <w:t xml:space="preserve"> as documented in the MVI SDD</w:t>
      </w:r>
      <w:r w:rsidRPr="00A16A58">
        <w:t>.</w:t>
      </w:r>
    </w:p>
    <w:p w14:paraId="0E8D5B94" w14:textId="77777777" w:rsidR="00D444BD" w:rsidRDefault="00D444BD" w:rsidP="00D444BD">
      <w:pPr>
        <w:pStyle w:val="Heading2"/>
        <w:tabs>
          <w:tab w:val="clear" w:pos="900"/>
          <w:tab w:val="left" w:pos="720"/>
        </w:tabs>
        <w:ind w:left="720" w:hanging="720"/>
      </w:pPr>
      <w:bookmarkStart w:id="260" w:name="_Toc221116649"/>
      <w:bookmarkStart w:id="261" w:name="_Toc221189672"/>
      <w:bookmarkStart w:id="262" w:name="_Toc221200531"/>
      <w:bookmarkStart w:id="263" w:name="_Toc221291818"/>
      <w:bookmarkStart w:id="264" w:name="_Toc222032949"/>
      <w:bookmarkStart w:id="265" w:name="_Toc235501526"/>
      <w:bookmarkStart w:id="266" w:name="_Toc270492533"/>
      <w:bookmarkStart w:id="267" w:name="_Toc287519483"/>
      <w:bookmarkStart w:id="268" w:name="_Toc328719332"/>
      <w:bookmarkStart w:id="269" w:name="_Toc389575382"/>
      <w:bookmarkStart w:id="270" w:name="_Toc496710817"/>
      <w:r>
        <w:t>Overview of the Significant Requirements</w:t>
      </w:r>
      <w:bookmarkEnd w:id="202"/>
      <w:bookmarkEnd w:id="260"/>
      <w:bookmarkEnd w:id="261"/>
      <w:bookmarkEnd w:id="262"/>
      <w:bookmarkEnd w:id="263"/>
      <w:bookmarkEnd w:id="264"/>
      <w:bookmarkEnd w:id="265"/>
      <w:bookmarkEnd w:id="266"/>
      <w:bookmarkEnd w:id="267"/>
      <w:bookmarkEnd w:id="268"/>
      <w:bookmarkEnd w:id="269"/>
      <w:bookmarkEnd w:id="270"/>
    </w:p>
    <w:p w14:paraId="5545D2AD" w14:textId="47544D1E" w:rsidR="001F3E51" w:rsidRDefault="001F3E51" w:rsidP="001F3E51">
      <w:pPr>
        <w:pStyle w:val="BodyText"/>
      </w:pPr>
      <w:bookmarkStart w:id="271" w:name="_Toc219728910"/>
      <w:bookmarkStart w:id="272" w:name="_Toc221116650"/>
      <w:bookmarkStart w:id="273" w:name="_Toc221189673"/>
      <w:bookmarkStart w:id="274" w:name="_Toc221200532"/>
      <w:bookmarkStart w:id="275" w:name="_Toc221291819"/>
      <w:bookmarkStart w:id="276" w:name="_Toc222032950"/>
      <w:bookmarkStart w:id="277" w:name="_Toc235501527"/>
      <w:bookmarkStart w:id="278" w:name="_Toc270492534"/>
      <w:bookmarkStart w:id="279" w:name="_Toc287519484"/>
      <w:bookmarkStart w:id="280" w:name="_Toc328719333"/>
      <w:bookmarkStart w:id="281" w:name="_Toc389575383"/>
      <w:r w:rsidRPr="005E6701">
        <w:t xml:space="preserve">The design requires that modifications to </w:t>
      </w:r>
      <w:r w:rsidR="00A20783">
        <w:t>DVP</w:t>
      </w:r>
      <w:r w:rsidRPr="005E6701">
        <w:t xml:space="preserve"> conform to the </w:t>
      </w:r>
      <w:r>
        <w:t>Repository I</w:t>
      </w:r>
      <w:r w:rsidRPr="005E6701">
        <w:t xml:space="preserve">ntegration </w:t>
      </w:r>
      <w:r>
        <w:t>p</w:t>
      </w:r>
      <w:r w:rsidRPr="005E6701">
        <w:t>attern.</w:t>
      </w:r>
    </w:p>
    <w:p w14:paraId="53EE59B3" w14:textId="77777777" w:rsidR="00D444BD" w:rsidRDefault="00D444BD" w:rsidP="00D444BD">
      <w:pPr>
        <w:pStyle w:val="Heading3"/>
        <w:ind w:left="810" w:hanging="810"/>
      </w:pPr>
      <w:bookmarkStart w:id="282" w:name="_Toc496710818"/>
      <w:r>
        <w:t>Overview of the Significant Functional Requirements</w:t>
      </w:r>
      <w:bookmarkEnd w:id="271"/>
      <w:bookmarkEnd w:id="272"/>
      <w:bookmarkEnd w:id="273"/>
      <w:bookmarkEnd w:id="274"/>
      <w:bookmarkEnd w:id="275"/>
      <w:bookmarkEnd w:id="276"/>
      <w:bookmarkEnd w:id="277"/>
      <w:bookmarkEnd w:id="278"/>
      <w:bookmarkEnd w:id="279"/>
      <w:bookmarkEnd w:id="280"/>
      <w:bookmarkEnd w:id="281"/>
      <w:bookmarkEnd w:id="282"/>
    </w:p>
    <w:p w14:paraId="79F419EA" w14:textId="78CEADF8" w:rsidR="00D444BD" w:rsidRDefault="00D444BD" w:rsidP="00D444BD">
      <w:pPr>
        <w:pStyle w:val="BodyText"/>
      </w:pPr>
      <w:r w:rsidRPr="00A16A58">
        <w:t xml:space="preserve">See </w:t>
      </w:r>
      <w:r>
        <w:t>s</w:t>
      </w:r>
      <w:r w:rsidRPr="008127D4">
        <w:t xml:space="preserve">ection </w:t>
      </w:r>
      <w:r w:rsidR="00947A3F">
        <w:t xml:space="preserve">2.5.1 </w:t>
      </w:r>
      <w:r w:rsidRPr="00A16A58">
        <w:t xml:space="preserve">for a complete overview of the functional requirements. </w:t>
      </w:r>
      <w:r>
        <w:t>The following table</w:t>
      </w:r>
      <w:r w:rsidRPr="00A16A58">
        <w:t xml:space="preserve"> provides a high-level overview of </w:t>
      </w:r>
      <w:r w:rsidR="00A20783">
        <w:t>DVP</w:t>
      </w:r>
      <w:r>
        <w:t xml:space="preserve"> </w:t>
      </w:r>
      <w:r w:rsidRPr="00A16A58">
        <w:t xml:space="preserve">business requirements. Note that the ID section will need to be completed by </w:t>
      </w:r>
      <w:r w:rsidR="00A20783">
        <w:t>DVP</w:t>
      </w:r>
      <w:r w:rsidR="001D502F">
        <w:t xml:space="preserve"> </w:t>
      </w:r>
      <w:r w:rsidRPr="00A16A58">
        <w:t>developers/project managers as specific configuration management deltas materialize.</w:t>
      </w:r>
    </w:p>
    <w:p w14:paraId="5861E73F" w14:textId="77777777" w:rsidR="00240D42" w:rsidRDefault="00240D42" w:rsidP="00D444B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3690"/>
        <w:gridCol w:w="5058"/>
      </w:tblGrid>
      <w:tr w:rsidR="00D444BD" w:rsidRPr="001E6B8D" w14:paraId="640AECC5" w14:textId="77777777" w:rsidTr="003935E6">
        <w:tc>
          <w:tcPr>
            <w:tcW w:w="828" w:type="dxa"/>
            <w:shd w:val="clear" w:color="auto" w:fill="F2F2F2" w:themeFill="background1" w:themeFillShade="F2"/>
          </w:tcPr>
          <w:p w14:paraId="3CB7B128" w14:textId="77777777" w:rsidR="00D444BD" w:rsidRPr="00A16A58" w:rsidRDefault="00D444BD" w:rsidP="00D261D1">
            <w:pPr>
              <w:pStyle w:val="BodyText"/>
              <w:keepNext/>
              <w:spacing w:before="60" w:after="60"/>
            </w:pPr>
            <w:r w:rsidRPr="00A16A58">
              <w:rPr>
                <w:rFonts w:ascii="Arial" w:hAnsi="Arial"/>
                <w:b/>
                <w:sz w:val="22"/>
              </w:rPr>
              <w:t>ID</w:t>
            </w:r>
          </w:p>
        </w:tc>
        <w:tc>
          <w:tcPr>
            <w:tcW w:w="3690" w:type="dxa"/>
            <w:shd w:val="clear" w:color="auto" w:fill="F2F2F2" w:themeFill="background1" w:themeFillShade="F2"/>
          </w:tcPr>
          <w:p w14:paraId="6E1425E4" w14:textId="77777777" w:rsidR="00D444BD" w:rsidRPr="00A16A58" w:rsidRDefault="00D444BD" w:rsidP="00D261D1">
            <w:pPr>
              <w:pStyle w:val="BodyText"/>
              <w:keepNext/>
              <w:spacing w:before="60" w:after="60"/>
            </w:pPr>
            <w:r w:rsidRPr="00A16A58">
              <w:rPr>
                <w:rFonts w:ascii="Arial" w:hAnsi="Arial"/>
                <w:b/>
                <w:sz w:val="22"/>
              </w:rPr>
              <w:t>Specific Requirement/Synopsis</w:t>
            </w:r>
          </w:p>
        </w:tc>
        <w:tc>
          <w:tcPr>
            <w:tcW w:w="5058" w:type="dxa"/>
            <w:shd w:val="clear" w:color="auto" w:fill="F2F2F2" w:themeFill="background1" w:themeFillShade="F2"/>
          </w:tcPr>
          <w:p w14:paraId="15FE9E48" w14:textId="77777777" w:rsidR="00D444BD" w:rsidRPr="00A16A58" w:rsidRDefault="00D444BD" w:rsidP="00D261D1">
            <w:pPr>
              <w:pStyle w:val="BodyText"/>
              <w:keepNext/>
              <w:spacing w:before="60" w:after="60"/>
            </w:pPr>
            <w:r w:rsidRPr="00A16A58">
              <w:rPr>
                <w:rFonts w:ascii="Arial" w:hAnsi="Arial"/>
                <w:b/>
                <w:sz w:val="22"/>
              </w:rPr>
              <w:t>Requirement</w:t>
            </w:r>
          </w:p>
        </w:tc>
      </w:tr>
      <w:tr w:rsidR="00D444BD" w:rsidRPr="001E6B8D" w14:paraId="2E43D5F3" w14:textId="77777777" w:rsidTr="003935E6">
        <w:tc>
          <w:tcPr>
            <w:tcW w:w="828" w:type="dxa"/>
          </w:tcPr>
          <w:p w14:paraId="3999A2AA" w14:textId="1CD8837E" w:rsidR="00D444BD" w:rsidRPr="00A16A58" w:rsidRDefault="005979A8" w:rsidP="00D261D1">
            <w:pPr>
              <w:pStyle w:val="BodyText"/>
              <w:keepNext/>
              <w:spacing w:before="60" w:after="60"/>
              <w:rPr>
                <w:rFonts w:ascii="Arial" w:hAnsi="Arial"/>
                <w:sz w:val="22"/>
              </w:rPr>
            </w:pPr>
            <w:r>
              <w:rPr>
                <w:sz w:val="22"/>
              </w:rPr>
              <w:t>1</w:t>
            </w:r>
          </w:p>
        </w:tc>
        <w:tc>
          <w:tcPr>
            <w:tcW w:w="3690" w:type="dxa"/>
          </w:tcPr>
          <w:p w14:paraId="56023949" w14:textId="4F516647" w:rsidR="00D444BD" w:rsidRPr="00A16A58" w:rsidRDefault="00F1202C" w:rsidP="00D261D1">
            <w:pPr>
              <w:pStyle w:val="BodyText"/>
              <w:keepNext/>
              <w:spacing w:before="60" w:after="60"/>
              <w:rPr>
                <w:rFonts w:ascii="Arial" w:hAnsi="Arial"/>
                <w:sz w:val="22"/>
              </w:rPr>
            </w:pPr>
            <w:proofErr w:type="spellStart"/>
            <w:r>
              <w:rPr>
                <w:sz w:val="22"/>
              </w:rPr>
              <w:t>GetCorrespondingIDs</w:t>
            </w:r>
            <w:proofErr w:type="spellEnd"/>
          </w:p>
        </w:tc>
        <w:tc>
          <w:tcPr>
            <w:tcW w:w="5058" w:type="dxa"/>
          </w:tcPr>
          <w:p w14:paraId="2E5C8415" w14:textId="15D4A72F" w:rsidR="00D444BD" w:rsidRPr="00A16A58" w:rsidRDefault="00A20783" w:rsidP="00F1202C">
            <w:pPr>
              <w:pStyle w:val="BodyText"/>
              <w:keepNext/>
              <w:spacing w:before="60" w:after="60"/>
              <w:rPr>
                <w:rFonts w:ascii="Arial" w:hAnsi="Arial"/>
                <w:sz w:val="22"/>
              </w:rPr>
            </w:pPr>
            <w:r>
              <w:t>DVP</w:t>
            </w:r>
            <w:r w:rsidR="008A3B74">
              <w:t xml:space="preserve"> </w:t>
            </w:r>
            <w:r w:rsidR="00D444BD" w:rsidRPr="00A16A58">
              <w:rPr>
                <w:rFonts w:ascii="Arial" w:hAnsi="Arial"/>
                <w:sz w:val="22"/>
              </w:rPr>
              <w:t xml:space="preserve">shall have the capability of </w:t>
            </w:r>
            <w:r w:rsidR="00F1202C">
              <w:rPr>
                <w:rFonts w:ascii="Arial" w:hAnsi="Arial"/>
                <w:sz w:val="22"/>
              </w:rPr>
              <w:t xml:space="preserve">performing Web Service calls to MVI’s </w:t>
            </w:r>
            <w:proofErr w:type="spellStart"/>
            <w:r w:rsidR="00F1202C">
              <w:rPr>
                <w:rFonts w:ascii="Arial" w:hAnsi="Arial"/>
                <w:sz w:val="22"/>
              </w:rPr>
              <w:t>GetCorrespondingIDs</w:t>
            </w:r>
            <w:proofErr w:type="spellEnd"/>
            <w:r w:rsidR="00D444BD" w:rsidRPr="00A16A58">
              <w:rPr>
                <w:rFonts w:ascii="Arial" w:hAnsi="Arial"/>
                <w:sz w:val="22"/>
              </w:rPr>
              <w:t xml:space="preserve"> </w:t>
            </w:r>
            <w:r w:rsidR="00F1202C">
              <w:rPr>
                <w:rFonts w:ascii="Arial" w:hAnsi="Arial"/>
                <w:sz w:val="22"/>
              </w:rPr>
              <w:t xml:space="preserve">operation </w:t>
            </w:r>
            <w:r w:rsidR="000B4E6D">
              <w:rPr>
                <w:rFonts w:ascii="Arial" w:hAnsi="Arial"/>
                <w:sz w:val="22"/>
              </w:rPr>
              <w:t>using the</w:t>
            </w:r>
            <w:r w:rsidR="008A3B74">
              <w:rPr>
                <w:rFonts w:ascii="Arial" w:hAnsi="Arial"/>
                <w:sz w:val="22"/>
              </w:rPr>
              <w:t xml:space="preserve"> </w:t>
            </w:r>
            <w:r w:rsidR="000D5BCB">
              <w:rPr>
                <w:rFonts w:ascii="Arial" w:hAnsi="Arial"/>
                <w:sz w:val="22"/>
              </w:rPr>
              <w:t>identifier provide</w:t>
            </w:r>
            <w:r w:rsidR="000B4E6D">
              <w:rPr>
                <w:rFonts w:ascii="Arial" w:hAnsi="Arial"/>
                <w:sz w:val="22"/>
              </w:rPr>
              <w:t>d</w:t>
            </w:r>
            <w:r w:rsidR="000D5BCB">
              <w:rPr>
                <w:rFonts w:ascii="Arial" w:hAnsi="Arial"/>
                <w:sz w:val="22"/>
              </w:rPr>
              <w:t xml:space="preserve"> (e.g., ICN, EDIPI) to</w:t>
            </w:r>
            <w:r w:rsidR="000B4E6D">
              <w:rPr>
                <w:rFonts w:ascii="Arial" w:hAnsi="Arial"/>
                <w:sz w:val="22"/>
              </w:rPr>
              <w:t xml:space="preserve"> obtain the associated</w:t>
            </w:r>
            <w:r w:rsidR="000D5BCB">
              <w:rPr>
                <w:rFonts w:ascii="Arial" w:hAnsi="Arial"/>
                <w:sz w:val="22"/>
              </w:rPr>
              <w:t xml:space="preserve"> target identifier</w:t>
            </w:r>
            <w:r w:rsidR="000B4E6D">
              <w:rPr>
                <w:rFonts w:ascii="Arial" w:hAnsi="Arial"/>
                <w:sz w:val="22"/>
              </w:rPr>
              <w:t>(s)</w:t>
            </w:r>
            <w:r w:rsidR="00F1202C">
              <w:rPr>
                <w:rFonts w:ascii="Arial" w:hAnsi="Arial"/>
                <w:sz w:val="22"/>
              </w:rPr>
              <w:t xml:space="preserve"> (e.g., EDIPI, ICN).</w:t>
            </w:r>
          </w:p>
        </w:tc>
      </w:tr>
    </w:tbl>
    <w:p w14:paraId="7B738737" w14:textId="77777777" w:rsidR="00D444BD" w:rsidRDefault="00D444BD" w:rsidP="00D444BD">
      <w:pPr>
        <w:pStyle w:val="Heading3"/>
        <w:ind w:left="810" w:hanging="810"/>
      </w:pPr>
      <w:bookmarkStart w:id="283" w:name="_Toc219728911"/>
      <w:bookmarkStart w:id="284" w:name="_Toc221116651"/>
      <w:bookmarkStart w:id="285" w:name="_Toc221189674"/>
      <w:bookmarkStart w:id="286" w:name="_Toc221200533"/>
      <w:bookmarkStart w:id="287" w:name="_Toc221291820"/>
      <w:bookmarkStart w:id="288" w:name="_Toc222032951"/>
      <w:bookmarkStart w:id="289" w:name="_Toc235501528"/>
      <w:bookmarkStart w:id="290" w:name="_Toc270492535"/>
      <w:bookmarkStart w:id="291" w:name="_Toc287519485"/>
      <w:bookmarkStart w:id="292" w:name="_Toc328719334"/>
      <w:bookmarkStart w:id="293" w:name="_Toc389575384"/>
      <w:bookmarkStart w:id="294" w:name="_Toc496710819"/>
      <w:r>
        <w:t>Functional Workload and Functional Performance Requirements</w:t>
      </w:r>
      <w:bookmarkEnd w:id="283"/>
      <w:bookmarkEnd w:id="284"/>
      <w:bookmarkEnd w:id="285"/>
      <w:bookmarkEnd w:id="286"/>
      <w:bookmarkEnd w:id="287"/>
      <w:bookmarkEnd w:id="288"/>
      <w:bookmarkEnd w:id="289"/>
      <w:bookmarkEnd w:id="290"/>
      <w:bookmarkEnd w:id="291"/>
      <w:bookmarkEnd w:id="292"/>
      <w:bookmarkEnd w:id="293"/>
      <w:bookmarkEnd w:id="294"/>
    </w:p>
    <w:p w14:paraId="7B3AFD9A" w14:textId="1DBB2144" w:rsidR="00931C1F" w:rsidRPr="00E845B0" w:rsidRDefault="00A20783" w:rsidP="00931C1F">
      <w:pPr>
        <w:pStyle w:val="Body"/>
      </w:pPr>
      <w:bookmarkStart w:id="295" w:name="_Toc273530767"/>
      <w:bookmarkStart w:id="296" w:name="_Toc273530862"/>
      <w:bookmarkStart w:id="297" w:name="_Toc280194510"/>
      <w:bookmarkStart w:id="298" w:name="_Toc280195328"/>
      <w:bookmarkStart w:id="299" w:name="_Toc280195475"/>
      <w:bookmarkStart w:id="300" w:name="_Toc219728912"/>
      <w:bookmarkStart w:id="301" w:name="_Toc221116652"/>
      <w:bookmarkStart w:id="302" w:name="_Toc221189675"/>
      <w:bookmarkStart w:id="303" w:name="_Toc221200534"/>
      <w:bookmarkStart w:id="304" w:name="_Toc221291821"/>
      <w:bookmarkStart w:id="305" w:name="_Toc222032952"/>
      <w:bookmarkStart w:id="306" w:name="_Toc235501529"/>
      <w:bookmarkStart w:id="307" w:name="_Toc287519486"/>
      <w:bookmarkStart w:id="308" w:name="_Toc328719335"/>
      <w:bookmarkStart w:id="309" w:name="_Toc389575385"/>
      <w:bookmarkEnd w:id="295"/>
      <w:bookmarkEnd w:id="296"/>
      <w:bookmarkEnd w:id="297"/>
      <w:bookmarkEnd w:id="298"/>
      <w:bookmarkEnd w:id="299"/>
      <w:r>
        <w:t>DVP</w:t>
      </w:r>
      <w:r w:rsidR="00931C1F" w:rsidRPr="00E845B0">
        <w:t xml:space="preserve"> estimates the following:</w:t>
      </w:r>
    </w:p>
    <w:p w14:paraId="71E5698A" w14:textId="33690121" w:rsidR="00AB4294" w:rsidRPr="007404CD" w:rsidDel="00E8090B" w:rsidRDefault="00AB4294" w:rsidP="00AB4294">
      <w:pPr>
        <w:pStyle w:val="ListParagraph"/>
        <w:numPr>
          <w:ilvl w:val="0"/>
          <w:numId w:val="49"/>
        </w:numPr>
        <w:rPr>
          <w:del w:id="310" w:author="Andrew Parcel" w:date="2020-11-23T13:48:00Z"/>
          <w:color w:val="000000" w:themeColor="text1"/>
        </w:rPr>
      </w:pPr>
      <w:del w:id="311" w:author="Andrew Parcel" w:date="2020-11-23T13:48:00Z">
        <w:r w:rsidRPr="007404CD" w:rsidDel="00E8090B">
          <w:rPr>
            <w:color w:val="000000" w:themeColor="text1"/>
          </w:rPr>
          <w:delText xml:space="preserve">Number of users: </w:delText>
        </w:r>
        <w:r w:rsidR="008E605E" w:rsidDel="00E8090B">
          <w:rPr>
            <w:color w:val="000000" w:themeColor="text1"/>
          </w:rPr>
          <w:delText>5000</w:delText>
        </w:r>
        <w:r w:rsidRPr="007404CD" w:rsidDel="00E8090B">
          <w:rPr>
            <w:color w:val="000000" w:themeColor="text1"/>
          </w:rPr>
          <w:delText xml:space="preserve">  </w:delText>
        </w:r>
      </w:del>
    </w:p>
    <w:p w14:paraId="5A431BB8" w14:textId="50F3BD4B" w:rsidR="008E605E" w:rsidRPr="007404CD" w:rsidRDefault="008E605E" w:rsidP="008E605E">
      <w:pPr>
        <w:pStyle w:val="ListParagraph"/>
        <w:numPr>
          <w:ilvl w:val="0"/>
          <w:numId w:val="49"/>
        </w:numPr>
        <w:rPr>
          <w:color w:val="000000" w:themeColor="text1"/>
        </w:rPr>
      </w:pPr>
      <w:r w:rsidRPr="007404CD">
        <w:rPr>
          <w:color w:val="000000" w:themeColor="text1"/>
        </w:rPr>
        <w:t>Estimated daily total number of Get Corresponding IDs requests:</w:t>
      </w:r>
      <w:r>
        <w:rPr>
          <w:color w:val="000000" w:themeColor="text1"/>
        </w:rPr>
        <w:t xml:space="preserve"> </w:t>
      </w:r>
      <w:del w:id="312" w:author="Andrew Parcel" w:date="2020-11-23T13:48:00Z">
        <w:r w:rsidDel="00E8090B">
          <w:rPr>
            <w:color w:val="000000" w:themeColor="text1"/>
          </w:rPr>
          <w:delText xml:space="preserve">500 calls /sec. or </w:delText>
        </w:r>
      </w:del>
      <w:ins w:id="313" w:author="Andrew Parcel" w:date="2020-11-23T13:48:00Z">
        <w:r w:rsidR="00E8090B">
          <w:rPr>
            <w:color w:val="000000" w:themeColor="text1"/>
          </w:rPr>
          <w:t>15</w:t>
        </w:r>
      </w:ins>
      <w:del w:id="314" w:author="Andrew Parcel" w:date="2020-11-23T13:48:00Z">
        <w:r w:rsidDel="00E8090B">
          <w:rPr>
            <w:color w:val="000000" w:themeColor="text1"/>
          </w:rPr>
          <w:delText>720</w:delText>
        </w:r>
      </w:del>
      <w:r>
        <w:rPr>
          <w:color w:val="000000" w:themeColor="text1"/>
        </w:rPr>
        <w:t>,000 daily</w:t>
      </w:r>
      <w:ins w:id="315" w:author="Andrew Parcel" w:date="2020-11-23T13:48:00Z">
        <w:r w:rsidR="00E8090B">
          <w:rPr>
            <w:color w:val="000000" w:themeColor="text1"/>
          </w:rPr>
          <w:t xml:space="preserve"> (initially)</w:t>
        </w:r>
      </w:ins>
    </w:p>
    <w:p w14:paraId="5B8B4546" w14:textId="0C2B5FDB" w:rsidR="008E605E" w:rsidRPr="007404CD" w:rsidRDefault="008E605E" w:rsidP="008E605E">
      <w:pPr>
        <w:pStyle w:val="ListParagraph"/>
        <w:numPr>
          <w:ilvl w:val="0"/>
          <w:numId w:val="49"/>
        </w:numPr>
        <w:rPr>
          <w:color w:val="000000" w:themeColor="text1"/>
        </w:rPr>
      </w:pPr>
      <w:r w:rsidRPr="007404CD">
        <w:rPr>
          <w:color w:val="000000" w:themeColor="text1"/>
        </w:rPr>
        <w:t>Estimated monthly total number of Get Corresponding IDs requests:</w:t>
      </w:r>
      <w:r>
        <w:rPr>
          <w:color w:val="000000" w:themeColor="text1"/>
        </w:rPr>
        <w:t xml:space="preserve"> </w:t>
      </w:r>
      <w:del w:id="316" w:author="Andrew Parcel" w:date="2020-11-23T13:48:00Z">
        <w:r w:rsidDel="00E8090B">
          <w:rPr>
            <w:color w:val="000000" w:themeColor="text1"/>
          </w:rPr>
          <w:delText>22,000</w:delText>
        </w:r>
      </w:del>
      <w:ins w:id="317" w:author="Andrew Parcel" w:date="2020-11-23T13:48:00Z">
        <w:r w:rsidR="00E8090B">
          <w:rPr>
            <w:color w:val="000000" w:themeColor="text1"/>
          </w:rPr>
          <w:t>450</w:t>
        </w:r>
      </w:ins>
      <w:r>
        <w:rPr>
          <w:color w:val="000000" w:themeColor="text1"/>
        </w:rPr>
        <w:t>,000 monthly</w:t>
      </w:r>
      <w:ins w:id="318" w:author="Andrew Parcel" w:date="2020-11-23T13:48:00Z">
        <w:r w:rsidR="00E8090B">
          <w:rPr>
            <w:color w:val="000000" w:themeColor="text1"/>
          </w:rPr>
          <w:t xml:space="preserve"> (initially)</w:t>
        </w:r>
      </w:ins>
    </w:p>
    <w:p w14:paraId="08ED69B2" w14:textId="77777777" w:rsidR="008E605E" w:rsidRPr="007404CD" w:rsidRDefault="008E605E" w:rsidP="008E605E">
      <w:pPr>
        <w:pStyle w:val="ListParagraph"/>
        <w:numPr>
          <w:ilvl w:val="0"/>
          <w:numId w:val="49"/>
        </w:numPr>
        <w:rPr>
          <w:color w:val="000000" w:themeColor="text1"/>
        </w:rPr>
      </w:pPr>
      <w:r w:rsidRPr="007404CD">
        <w:rPr>
          <w:color w:val="000000" w:themeColor="text1"/>
        </w:rPr>
        <w:t>Standard hours of operation:</w:t>
      </w:r>
    </w:p>
    <w:p w14:paraId="16FC8E49" w14:textId="77777777" w:rsidR="008E605E" w:rsidRPr="007404CD" w:rsidRDefault="008E605E" w:rsidP="008E605E">
      <w:pPr>
        <w:pStyle w:val="ListParagraph"/>
        <w:numPr>
          <w:ilvl w:val="1"/>
          <w:numId w:val="49"/>
        </w:numPr>
        <w:rPr>
          <w:color w:val="000000" w:themeColor="text1"/>
        </w:rPr>
      </w:pPr>
      <w:r w:rsidRPr="007404CD">
        <w:rPr>
          <w:color w:val="000000" w:themeColor="text1"/>
        </w:rPr>
        <w:t xml:space="preserve">Peak usage times: </w:t>
      </w:r>
      <w:r>
        <w:rPr>
          <w:color w:val="000000" w:themeColor="text1"/>
        </w:rPr>
        <w:t>24/7/365</w:t>
      </w:r>
    </w:p>
    <w:p w14:paraId="71EB37F8" w14:textId="77777777" w:rsidR="008E605E" w:rsidRPr="007404CD" w:rsidRDefault="008E605E" w:rsidP="008E605E">
      <w:pPr>
        <w:pStyle w:val="ListParagraph"/>
        <w:numPr>
          <w:ilvl w:val="0"/>
          <w:numId w:val="50"/>
        </w:numPr>
        <w:ind w:left="630"/>
        <w:rPr>
          <w:color w:val="000000" w:themeColor="text1"/>
        </w:rPr>
      </w:pPr>
      <w:r w:rsidRPr="007404CD">
        <w:rPr>
          <w:color w:val="000000" w:themeColor="text1"/>
        </w:rPr>
        <w:t>Bulk Processes: No</w:t>
      </w:r>
    </w:p>
    <w:p w14:paraId="67CF20CC" w14:textId="70E43FF8" w:rsidR="008E605E" w:rsidRPr="0000510D" w:rsidRDefault="008E605E" w:rsidP="008E605E">
      <w:pPr>
        <w:pStyle w:val="ListParagraph"/>
        <w:numPr>
          <w:ilvl w:val="0"/>
          <w:numId w:val="50"/>
        </w:numPr>
        <w:ind w:left="630"/>
        <w:rPr>
          <w:color w:val="000000" w:themeColor="text1"/>
        </w:rPr>
      </w:pPr>
      <w:r>
        <w:rPr>
          <w:color w:val="000000" w:themeColor="text1"/>
        </w:rPr>
        <w:t xml:space="preserve">Estimated growth rate: </w:t>
      </w:r>
      <w:del w:id="319" w:author="Andrew Parcel" w:date="2020-11-23T13:48:00Z">
        <w:r w:rsidDel="00E8090B">
          <w:rPr>
            <w:color w:val="000000" w:themeColor="text1"/>
          </w:rPr>
          <w:delText>TBD</w:delText>
        </w:r>
      </w:del>
      <w:ins w:id="320" w:author="Andrew Parcel" w:date="2020-11-23T13:48:00Z">
        <w:r w:rsidR="00E8090B">
          <w:rPr>
            <w:color w:val="000000" w:themeColor="text1"/>
          </w:rPr>
          <w:t>275,000 requests daily within six months</w:t>
        </w:r>
      </w:ins>
    </w:p>
    <w:p w14:paraId="396DB488" w14:textId="3D615693" w:rsidR="00AB4294" w:rsidRPr="008E605E" w:rsidRDefault="00AB4294" w:rsidP="008E605E">
      <w:pPr>
        <w:ind w:left="270"/>
        <w:rPr>
          <w:color w:val="000000" w:themeColor="text1"/>
        </w:rPr>
      </w:pPr>
      <w:r w:rsidRPr="008E605E">
        <w:rPr>
          <w:color w:val="000000" w:themeColor="text1"/>
        </w:rPr>
        <w:t>.</w:t>
      </w:r>
    </w:p>
    <w:p w14:paraId="73020688" w14:textId="77777777" w:rsidR="00D444BD" w:rsidRDefault="00D444BD" w:rsidP="00D444BD">
      <w:pPr>
        <w:pStyle w:val="Heading3"/>
        <w:ind w:left="810" w:hanging="810"/>
      </w:pPr>
      <w:bookmarkStart w:id="321" w:name="_Toc496710820"/>
      <w:r>
        <w:lastRenderedPageBreak/>
        <w:t>Operational Requirements</w:t>
      </w:r>
      <w:bookmarkEnd w:id="300"/>
      <w:bookmarkEnd w:id="301"/>
      <w:bookmarkEnd w:id="302"/>
      <w:bookmarkEnd w:id="303"/>
      <w:bookmarkEnd w:id="304"/>
      <w:bookmarkEnd w:id="305"/>
      <w:bookmarkEnd w:id="306"/>
      <w:bookmarkEnd w:id="307"/>
      <w:bookmarkEnd w:id="308"/>
      <w:bookmarkEnd w:id="309"/>
      <w:bookmarkEnd w:id="321"/>
    </w:p>
    <w:p w14:paraId="2FC1729D" w14:textId="77777777" w:rsidR="00D444BD" w:rsidRDefault="00D444BD" w:rsidP="00D444BD">
      <w:pPr>
        <w:pStyle w:val="BodyText"/>
      </w:pPr>
      <w:r>
        <w:t>Not applicable</w:t>
      </w:r>
    </w:p>
    <w:p w14:paraId="2B56B765" w14:textId="77777777" w:rsidR="00D444BD" w:rsidRDefault="00D444BD" w:rsidP="00D444BD">
      <w:pPr>
        <w:pStyle w:val="Heading3"/>
        <w:ind w:left="810" w:hanging="810"/>
      </w:pPr>
      <w:bookmarkStart w:id="322" w:name="_Ref390276799"/>
      <w:bookmarkStart w:id="323" w:name="_Toc219728913"/>
      <w:bookmarkStart w:id="324" w:name="_Toc221116653"/>
      <w:bookmarkStart w:id="325" w:name="_Toc221189676"/>
      <w:bookmarkStart w:id="326" w:name="_Toc221200535"/>
      <w:bookmarkStart w:id="327" w:name="_Toc221291822"/>
      <w:bookmarkStart w:id="328" w:name="_Toc222032953"/>
      <w:bookmarkStart w:id="329" w:name="_Toc235501530"/>
      <w:bookmarkStart w:id="330" w:name="_Toc270492537"/>
      <w:bookmarkStart w:id="331" w:name="_Toc287519487"/>
      <w:bookmarkStart w:id="332" w:name="_Toc328719336"/>
      <w:bookmarkStart w:id="333" w:name="_Toc389575386"/>
      <w:bookmarkStart w:id="334" w:name="_Toc496710821"/>
      <w:r>
        <w:t>Overview of the Technical Requirements</w:t>
      </w:r>
      <w:bookmarkEnd w:id="322"/>
      <w:bookmarkEnd w:id="323"/>
      <w:bookmarkEnd w:id="324"/>
      <w:bookmarkEnd w:id="325"/>
      <w:bookmarkEnd w:id="326"/>
      <w:bookmarkEnd w:id="327"/>
      <w:bookmarkEnd w:id="328"/>
      <w:bookmarkEnd w:id="329"/>
      <w:bookmarkEnd w:id="330"/>
      <w:bookmarkEnd w:id="331"/>
      <w:bookmarkEnd w:id="332"/>
      <w:bookmarkEnd w:id="333"/>
      <w:bookmarkEnd w:id="334"/>
    </w:p>
    <w:p w14:paraId="38C666AC" w14:textId="68C5624B" w:rsidR="00D444BD" w:rsidRPr="00A16A58" w:rsidRDefault="00B732EE" w:rsidP="00D444BD">
      <w:pPr>
        <w:pStyle w:val="BodyText"/>
      </w:pPr>
      <w:r>
        <w:t>This</w:t>
      </w:r>
      <w:r w:rsidR="00D444BD" w:rsidRPr="00A16A58">
        <w:t xml:space="preserve"> integration requires the use of </w:t>
      </w:r>
      <w:r>
        <w:t xml:space="preserve">MVI </w:t>
      </w:r>
      <w:r w:rsidR="00D444BD" w:rsidRPr="00A16A58">
        <w:t>Web Services</w:t>
      </w:r>
      <w:r>
        <w:t xml:space="preserve"> by </w:t>
      </w:r>
      <w:r w:rsidR="00A20783">
        <w:t>DVP</w:t>
      </w:r>
      <w:r>
        <w:t xml:space="preserve">, </w:t>
      </w:r>
      <w:r w:rsidR="00D444BD" w:rsidRPr="00A16A58">
        <w:t>conform</w:t>
      </w:r>
      <w:r>
        <w:t>ing</w:t>
      </w:r>
      <w:r w:rsidR="00D444BD" w:rsidRPr="00A16A58">
        <w:t xml:space="preserve"> to the HL7</w:t>
      </w:r>
      <w:r>
        <w:t>v3</w:t>
      </w:r>
      <w:r w:rsidR="00D444BD" w:rsidRPr="00A16A58">
        <w:t xml:space="preserve"> schema</w:t>
      </w:r>
      <w:r>
        <w:t>, as described in the MVI SDD.</w:t>
      </w:r>
    </w:p>
    <w:p w14:paraId="2E5DAB2E" w14:textId="25A7EA1A" w:rsidR="00D444BD" w:rsidRPr="00A16A58" w:rsidRDefault="00D444BD" w:rsidP="00D444BD">
      <w:pPr>
        <w:pStyle w:val="BodyText"/>
      </w:pPr>
      <w:r w:rsidRPr="00A16A58">
        <w:t>The response from the request will confor</w:t>
      </w:r>
      <w:r w:rsidR="00B732EE">
        <w:t>m to the HL7v</w:t>
      </w:r>
      <w:r>
        <w:t>3 schema</w:t>
      </w:r>
      <w:r w:rsidR="00B732EE">
        <w:t>, as also described in the MVI SDD</w:t>
      </w:r>
      <w:r>
        <w:t>. The application</w:t>
      </w:r>
      <w:r w:rsidRPr="00A16A58">
        <w:t xml:space="preserve"> must then parse the response and render output/processing accordingly.</w:t>
      </w:r>
    </w:p>
    <w:p w14:paraId="453A1084" w14:textId="77777777" w:rsidR="00D444BD" w:rsidRDefault="00D444BD" w:rsidP="00D444BD">
      <w:pPr>
        <w:pStyle w:val="Heading3"/>
        <w:keepNext/>
        <w:ind w:left="810" w:hanging="810"/>
      </w:pPr>
      <w:bookmarkStart w:id="335" w:name="_Toc273530770"/>
      <w:bookmarkStart w:id="336" w:name="_Toc273530865"/>
      <w:bookmarkStart w:id="337" w:name="_Toc280194513"/>
      <w:bookmarkStart w:id="338" w:name="_Toc280195331"/>
      <w:bookmarkStart w:id="339" w:name="_Toc280195478"/>
      <w:bookmarkStart w:id="340" w:name="_Toc273530771"/>
      <w:bookmarkStart w:id="341" w:name="_Toc273530866"/>
      <w:bookmarkStart w:id="342" w:name="_Toc280194514"/>
      <w:bookmarkStart w:id="343" w:name="_Toc280195332"/>
      <w:bookmarkStart w:id="344" w:name="_Toc280195479"/>
      <w:bookmarkStart w:id="345" w:name="_Ref390276896"/>
      <w:bookmarkStart w:id="346" w:name="_Ref390277086"/>
      <w:bookmarkStart w:id="347" w:name="_Toc219728914"/>
      <w:bookmarkStart w:id="348" w:name="_Toc221116654"/>
      <w:bookmarkStart w:id="349" w:name="_Toc221189677"/>
      <w:bookmarkStart w:id="350" w:name="_Toc221200536"/>
      <w:bookmarkStart w:id="351" w:name="_Toc221291823"/>
      <w:bookmarkStart w:id="352" w:name="_Toc222032954"/>
      <w:bookmarkStart w:id="353" w:name="_Toc235501531"/>
      <w:bookmarkStart w:id="354" w:name="_Toc270492538"/>
      <w:bookmarkStart w:id="355" w:name="_Toc287519488"/>
      <w:bookmarkStart w:id="356" w:name="_Toc328719337"/>
      <w:bookmarkStart w:id="357" w:name="_Toc389575387"/>
      <w:bookmarkStart w:id="358" w:name="_Toc496710822"/>
      <w:bookmarkEnd w:id="335"/>
      <w:bookmarkEnd w:id="336"/>
      <w:bookmarkEnd w:id="337"/>
      <w:bookmarkEnd w:id="338"/>
      <w:bookmarkEnd w:id="339"/>
      <w:bookmarkEnd w:id="340"/>
      <w:bookmarkEnd w:id="341"/>
      <w:bookmarkEnd w:id="342"/>
      <w:bookmarkEnd w:id="343"/>
      <w:bookmarkEnd w:id="344"/>
      <w:r>
        <w:t>Overview of the Security or Privacy Requirements</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5F988306" w14:textId="77777777" w:rsidR="00D444BD" w:rsidRPr="00A16A58" w:rsidRDefault="00D444BD" w:rsidP="00D444BD">
      <w:pPr>
        <w:pStyle w:val="BodyText"/>
        <w:keepNext/>
      </w:pPr>
      <w:bookmarkStart w:id="359" w:name="_Toc273530773"/>
      <w:bookmarkStart w:id="360" w:name="_Toc273530868"/>
      <w:bookmarkStart w:id="361" w:name="_Toc280194516"/>
      <w:bookmarkStart w:id="362" w:name="_Toc280195334"/>
      <w:bookmarkStart w:id="363" w:name="_Toc280195481"/>
      <w:bookmarkStart w:id="364" w:name="_Ref235332096"/>
      <w:bookmarkStart w:id="365" w:name="_Toc235501532"/>
      <w:bookmarkStart w:id="366" w:name="_Toc270492539"/>
      <w:bookmarkStart w:id="367" w:name="_Toc287519489"/>
      <w:bookmarkEnd w:id="359"/>
      <w:bookmarkEnd w:id="360"/>
      <w:bookmarkEnd w:id="361"/>
      <w:bookmarkEnd w:id="362"/>
      <w:bookmarkEnd w:id="363"/>
      <w:r w:rsidRPr="00A16A58">
        <w:t>The interface will be designed to use HTTPS with bi-directional certificate validation.</w:t>
      </w:r>
    </w:p>
    <w:p w14:paraId="78E76CAB" w14:textId="5597324B" w:rsidR="00D444BD" w:rsidRPr="00A16A58" w:rsidRDefault="00D444BD" w:rsidP="00D444BD">
      <w:pPr>
        <w:pStyle w:val="BodyText"/>
        <w:keepNext/>
      </w:pPr>
      <w:r w:rsidRPr="00A16A58">
        <w:t>This interface will use Mutual Transport Layer Security (TLS) Authentication with VA-issued certificates to identify and authorize server-to-server communications to a specific endpoint identified by a URL where the services reside. TLS also provides the message’s confidentiality and integrity between the endpoints.</w:t>
      </w:r>
      <w:r w:rsidR="006A2A91">
        <w:t xml:space="preserve"> </w:t>
      </w:r>
      <w:r w:rsidR="006A2A91" w:rsidRPr="00181675">
        <w:t>TLS is set at TLS 1.1+, and Ciphers are set to HIGH, client communication over SSLv3 or TLS1.0 is not supported.</w:t>
      </w:r>
    </w:p>
    <w:p w14:paraId="6140E71D" w14:textId="613A9078" w:rsidR="00D444BD" w:rsidRPr="00A16A58" w:rsidRDefault="00A20783" w:rsidP="00D444BD">
      <w:pPr>
        <w:pStyle w:val="BodyText"/>
      </w:pPr>
      <w:r>
        <w:t>DVP</w:t>
      </w:r>
      <w:r w:rsidR="00D444BD">
        <w:t xml:space="preserve"> </w:t>
      </w:r>
      <w:r w:rsidR="00D444BD" w:rsidRPr="00A16A58">
        <w:t xml:space="preserve">will use </w:t>
      </w:r>
      <w:r w:rsidR="003130E8">
        <w:t>VAAFI</w:t>
      </w:r>
      <w:r w:rsidR="00D444BD" w:rsidRPr="00A16A58">
        <w:t xml:space="preserve"> to communicate to MVI. This data transmission interface will comply with Federal Information Processing Standards (FIPS) Publication 199. The following confidentiality, integrity, and availability categorizations have been laid out with regard to the transfer and handling of data germane to this interface:</w:t>
      </w:r>
    </w:p>
    <w:p w14:paraId="11EF1B48" w14:textId="77777777" w:rsidR="00D444BD" w:rsidRDefault="00D444BD" w:rsidP="009E24DE">
      <w:pPr>
        <w:pStyle w:val="ListParagraph"/>
        <w:numPr>
          <w:ilvl w:val="0"/>
          <w:numId w:val="25"/>
        </w:numPr>
      </w:pPr>
      <w:r>
        <w:t>Confidentiality of data: High</w:t>
      </w:r>
    </w:p>
    <w:p w14:paraId="1CF6412C" w14:textId="77777777" w:rsidR="00D444BD" w:rsidRDefault="00D444BD" w:rsidP="009E24DE">
      <w:pPr>
        <w:pStyle w:val="ListParagraph"/>
        <w:numPr>
          <w:ilvl w:val="0"/>
          <w:numId w:val="25"/>
        </w:numPr>
      </w:pPr>
      <w:r>
        <w:t>Integrity of data: High</w:t>
      </w:r>
    </w:p>
    <w:p w14:paraId="2E2EE850" w14:textId="77777777" w:rsidR="00D444BD" w:rsidRDefault="00D444BD" w:rsidP="009E24DE">
      <w:pPr>
        <w:pStyle w:val="ListParagraph"/>
        <w:numPr>
          <w:ilvl w:val="0"/>
          <w:numId w:val="25"/>
        </w:numPr>
      </w:pPr>
      <w:r>
        <w:t>Availability of data: Moderate</w:t>
      </w:r>
    </w:p>
    <w:p w14:paraId="589308CC" w14:textId="77777777" w:rsidR="00D444BD" w:rsidRPr="00A16A58" w:rsidRDefault="00D444BD" w:rsidP="00D444BD">
      <w:pPr>
        <w:pStyle w:val="BodyText"/>
      </w:pPr>
      <w:r w:rsidRPr="00A16A58">
        <w:t>These categories also mirror similar National Institute of Standards and Technology (NIST) Special Publication 800-60 standards.</w:t>
      </w:r>
    </w:p>
    <w:p w14:paraId="1BC55BBE" w14:textId="24C9726F" w:rsidR="00D444BD" w:rsidRPr="00A16A58" w:rsidRDefault="00A20783" w:rsidP="00D444BD">
      <w:pPr>
        <w:pStyle w:val="BodyText"/>
      </w:pPr>
      <w:r>
        <w:t>DVP</w:t>
      </w:r>
      <w:r w:rsidR="00D444BD">
        <w:t xml:space="preserve"> </w:t>
      </w:r>
      <w:r w:rsidR="00D444BD" w:rsidRPr="00A16A58">
        <w:t>will</w:t>
      </w:r>
      <w:r w:rsidR="004E5518">
        <w:t xml:space="preserve"> </w:t>
      </w:r>
      <w:r w:rsidR="004E5518" w:rsidRPr="001A703B">
        <w:t>utilize</w:t>
      </w:r>
      <w:r w:rsidR="001A703B" w:rsidRPr="001A703B">
        <w:t xml:space="preserve"> </w:t>
      </w:r>
      <w:r w:rsidR="00D444BD" w:rsidRPr="00A16A58">
        <w:t>TLS a</w:t>
      </w:r>
      <w:r w:rsidR="004E5518">
        <w:t>uthentication with VAAFI servers</w:t>
      </w:r>
      <w:r w:rsidR="004E5518" w:rsidRPr="001A703B">
        <w:t xml:space="preserve"> as provided by the VAMF MVI Common Client</w:t>
      </w:r>
      <w:r w:rsidR="00D444BD" w:rsidRPr="00A16A58">
        <w:t>. The certificates that will be used to trust and establish the connectivity in the various environments are as follows.</w:t>
      </w:r>
    </w:p>
    <w:p w14:paraId="7D5D557F" w14:textId="6254242E" w:rsidR="00D444BD" w:rsidRDefault="00D444BD" w:rsidP="00D444BD">
      <w:pPr>
        <w:pStyle w:val="BodyText"/>
      </w:pPr>
      <w:r>
        <w:t xml:space="preserve">The client servers will use VAAFI to communicate to MVI as shown in </w:t>
      </w:r>
      <w:r w:rsidR="00F223F6" w:rsidRPr="00F223F6">
        <w:t xml:space="preserve"> Figure 2.</w:t>
      </w:r>
    </w:p>
    <w:p w14:paraId="00A5E24D" w14:textId="6140F589" w:rsidR="00D444BD" w:rsidRDefault="006A2A91" w:rsidP="00D444BD">
      <w:pPr>
        <w:spacing w:after="60"/>
        <w:jc w:val="center"/>
      </w:pPr>
      <w:bookmarkStart w:id="368" w:name="_Toc304381112"/>
      <w:r>
        <w:rPr>
          <w:noProof/>
        </w:rPr>
        <w:lastRenderedPageBreak/>
        <w:drawing>
          <wp:inline distT="0" distB="0" distL="0" distR="0" wp14:anchorId="14186682" wp14:editId="7215533E">
            <wp:extent cx="5943600" cy="2513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21189CB0" w14:textId="52AD342C" w:rsidR="001E75B1" w:rsidRDefault="00184800" w:rsidP="00184800">
      <w:pPr>
        <w:pStyle w:val="Caption"/>
      </w:pPr>
      <w:bookmarkStart w:id="369" w:name="_Toc364750789"/>
      <w:bookmarkStart w:id="370" w:name="_Toc496710870"/>
      <w:bookmarkEnd w:id="368"/>
      <w:r>
        <w:t xml:space="preserve">Figure: </w:t>
      </w:r>
      <w:r w:rsidR="00D550BA">
        <w:fldChar w:fldCharType="begin"/>
      </w:r>
      <w:r w:rsidR="00D550BA">
        <w:instrText xml:space="preserve"> SEQ Figure: \* ARABIC </w:instrText>
      </w:r>
      <w:r w:rsidR="00D550BA">
        <w:fldChar w:fldCharType="separate"/>
      </w:r>
      <w:r w:rsidR="003A44BB">
        <w:rPr>
          <w:noProof/>
        </w:rPr>
        <w:t>2</w:t>
      </w:r>
      <w:r w:rsidR="00D550BA">
        <w:rPr>
          <w:noProof/>
        </w:rPr>
        <w:fldChar w:fldCharType="end"/>
      </w:r>
      <w:r>
        <w:t xml:space="preserve"> </w:t>
      </w:r>
      <w:r w:rsidR="001E75B1" w:rsidRPr="008475FF">
        <w:t>Security Boundar</w:t>
      </w:r>
      <w:bookmarkEnd w:id="369"/>
      <w:r w:rsidR="002D4195">
        <w:t>ies</w:t>
      </w:r>
      <w:bookmarkEnd w:id="370"/>
    </w:p>
    <w:p w14:paraId="1465ADC1" w14:textId="77777777" w:rsidR="00F223F6" w:rsidRPr="00F223F6" w:rsidRDefault="00F223F6" w:rsidP="00F223F6">
      <w:pPr>
        <w:pStyle w:val="BodyText"/>
      </w:pPr>
    </w:p>
    <w:p w14:paraId="6543CBCD" w14:textId="55A02C2D" w:rsidR="00F223F6" w:rsidRDefault="00F223F6" w:rsidP="00947A3F">
      <w:pPr>
        <w:pStyle w:val="Caption"/>
        <w:jc w:val="left"/>
      </w:pPr>
    </w:p>
    <w:tbl>
      <w:tblPr>
        <w:tblW w:w="0" w:type="auto"/>
        <w:tblLook w:val="04A0" w:firstRow="1" w:lastRow="0" w:firstColumn="1" w:lastColumn="0" w:noHBand="0" w:noVBand="1"/>
      </w:tblPr>
      <w:tblGrid>
        <w:gridCol w:w="4068"/>
        <w:gridCol w:w="5508"/>
      </w:tblGrid>
      <w:tr w:rsidR="00D444BD" w:rsidRPr="006B4CDF" w14:paraId="7D01B753" w14:textId="77777777" w:rsidTr="003F04C6">
        <w:trPr>
          <w:tblHeader/>
        </w:trPr>
        <w:tc>
          <w:tcPr>
            <w:tcW w:w="9576" w:type="dxa"/>
            <w:gridSpan w:val="2"/>
            <w:tcBorders>
              <w:bottom w:val="single" w:sz="4" w:space="0" w:color="auto"/>
            </w:tcBorders>
            <w:shd w:val="clear" w:color="auto" w:fill="F2F2F2" w:themeFill="background1" w:themeFillShade="F2"/>
          </w:tcPr>
          <w:p w14:paraId="16ACC4AC" w14:textId="77777777" w:rsidR="00D444BD" w:rsidRPr="00A16A58" w:rsidRDefault="00D444BD" w:rsidP="00D261D1">
            <w:pPr>
              <w:spacing w:before="60" w:after="60"/>
              <w:jc w:val="center"/>
            </w:pPr>
            <w:r w:rsidRPr="00A16A58">
              <w:rPr>
                <w:rFonts w:ascii="Arial" w:hAnsi="Arial"/>
                <w:b/>
              </w:rPr>
              <w:t>Server/Certificate Identification</w:t>
            </w:r>
          </w:p>
        </w:tc>
      </w:tr>
      <w:tr w:rsidR="00D444BD" w:rsidRPr="006B4CDF" w14:paraId="46E58FF2" w14:textId="77777777" w:rsidTr="003F04C6">
        <w:tc>
          <w:tcPr>
            <w:tcW w:w="4068" w:type="dxa"/>
            <w:tcBorders>
              <w:top w:val="single" w:sz="4" w:space="0" w:color="auto"/>
              <w:left w:val="single" w:sz="4" w:space="0" w:color="auto"/>
              <w:bottom w:val="single" w:sz="4" w:space="0" w:color="auto"/>
              <w:right w:val="single" w:sz="4" w:space="0" w:color="auto"/>
            </w:tcBorders>
          </w:tcPr>
          <w:p w14:paraId="45E2D7E0" w14:textId="7AE81492" w:rsidR="00D444BD" w:rsidRPr="00A16A58" w:rsidRDefault="00A20783" w:rsidP="00D261D1">
            <w:pPr>
              <w:spacing w:before="60" w:after="60"/>
              <w:rPr>
                <w:rFonts w:ascii="Arial" w:hAnsi="Arial"/>
              </w:rPr>
            </w:pPr>
            <w:r>
              <w:rPr>
                <w:rFonts w:ascii="Arial" w:hAnsi="Arial" w:cs="Arial"/>
                <w:szCs w:val="22"/>
              </w:rPr>
              <w:t>DVP</w:t>
            </w:r>
            <w:r w:rsidR="001D502F">
              <w:t xml:space="preserve"> </w:t>
            </w:r>
            <w:r w:rsidR="00D444BD" w:rsidRPr="006B4CDF">
              <w:rPr>
                <w:rFonts w:ascii="Arial" w:hAnsi="Arial" w:cs="Arial"/>
                <w:szCs w:val="22"/>
              </w:rPr>
              <w:t>P</w:t>
            </w:r>
            <w:r w:rsidR="00D444BD">
              <w:rPr>
                <w:rFonts w:ascii="Arial" w:hAnsi="Arial" w:cs="Arial"/>
                <w:szCs w:val="22"/>
              </w:rPr>
              <w:t>r</w:t>
            </w:r>
            <w:r w:rsidR="00D444BD" w:rsidRPr="006B4CDF">
              <w:rPr>
                <w:rFonts w:ascii="Arial" w:hAnsi="Arial" w:cs="Arial"/>
                <w:szCs w:val="22"/>
              </w:rPr>
              <w:t>oduction</w:t>
            </w:r>
          </w:p>
        </w:tc>
        <w:tc>
          <w:tcPr>
            <w:tcW w:w="5508" w:type="dxa"/>
            <w:tcBorders>
              <w:top w:val="single" w:sz="4" w:space="0" w:color="auto"/>
              <w:left w:val="single" w:sz="4" w:space="0" w:color="auto"/>
              <w:bottom w:val="single" w:sz="4" w:space="0" w:color="auto"/>
              <w:right w:val="single" w:sz="4" w:space="0" w:color="auto"/>
            </w:tcBorders>
          </w:tcPr>
          <w:p w14:paraId="2A80756F" w14:textId="77777777" w:rsidR="00D444BD" w:rsidRPr="00A16A58" w:rsidRDefault="00D444BD" w:rsidP="00D261D1">
            <w:pPr>
              <w:spacing w:before="60" w:after="60"/>
              <w:rPr>
                <w:rFonts w:ascii="Arial" w:hAnsi="Arial"/>
              </w:rPr>
            </w:pPr>
            <w:r w:rsidRPr="00A16A58">
              <w:rPr>
                <w:rFonts w:ascii="Arial" w:hAnsi="Arial"/>
              </w:rPr>
              <w:t>Root Certificate:</w:t>
            </w:r>
          </w:p>
          <w:p w14:paraId="1D25DAA0" w14:textId="3F18B916" w:rsidR="00D444BD" w:rsidRDefault="00D444BD" w:rsidP="009E24DE">
            <w:pPr>
              <w:pStyle w:val="ListParagraph"/>
              <w:numPr>
                <w:ilvl w:val="0"/>
                <w:numId w:val="26"/>
              </w:numPr>
              <w:ind w:left="288" w:hanging="144"/>
              <w:rPr>
                <w:ins w:id="371" w:author="Andrew Parcel" w:date="2020-11-24T16:13:00Z"/>
                <w:rFonts w:ascii="Arial" w:hAnsi="Arial"/>
              </w:rPr>
            </w:pPr>
            <w:bookmarkStart w:id="372" w:name="OLE_LINK24"/>
            <w:bookmarkStart w:id="373" w:name="OLE_LINK25"/>
            <w:del w:id="374" w:author="Andrew Parcel" w:date="2020-11-24T16:13:00Z">
              <w:r w:rsidRPr="00A16A58" w:rsidDel="00CE5631">
                <w:rPr>
                  <w:rFonts w:ascii="Arial" w:hAnsi="Arial"/>
                </w:rPr>
                <w:delText>TBD</w:delText>
              </w:r>
            </w:del>
            <w:ins w:id="375" w:author="Andrew Parcel" w:date="2020-11-24T16:13:00Z">
              <w:r w:rsidR="00CE5631">
                <w:rPr>
                  <w:rFonts w:ascii="Arial" w:hAnsi="Arial"/>
                </w:rPr>
                <w:t>VA-Internal-S2-RCA1-v1</w:t>
              </w:r>
            </w:ins>
          </w:p>
          <w:p w14:paraId="328166D2" w14:textId="0DADA400" w:rsidR="00CE5631" w:rsidRPr="00A16A58" w:rsidRDefault="00CE5631" w:rsidP="009E24DE">
            <w:pPr>
              <w:pStyle w:val="ListParagraph"/>
              <w:numPr>
                <w:ilvl w:val="0"/>
                <w:numId w:val="26"/>
              </w:numPr>
              <w:ind w:left="288" w:hanging="144"/>
              <w:rPr>
                <w:rFonts w:ascii="Arial" w:hAnsi="Arial"/>
              </w:rPr>
            </w:pPr>
            <w:ins w:id="376" w:author="Andrew Parcel" w:date="2020-11-24T16:13:00Z">
              <w:r>
                <w:rPr>
                  <w:rFonts w:ascii="Arial" w:hAnsi="Arial"/>
                </w:rPr>
                <w:t>VA-Internal-S2-ICA4</w:t>
              </w:r>
            </w:ins>
          </w:p>
          <w:bookmarkEnd w:id="372"/>
          <w:bookmarkEnd w:id="373"/>
          <w:p w14:paraId="5040E18C" w14:textId="77777777" w:rsidR="00D444BD" w:rsidRPr="00A16A58" w:rsidRDefault="00D444BD" w:rsidP="00D261D1">
            <w:pPr>
              <w:spacing w:before="60" w:after="60"/>
              <w:rPr>
                <w:rFonts w:ascii="Arial" w:hAnsi="Arial"/>
              </w:rPr>
            </w:pPr>
            <w:r w:rsidRPr="00A16A58">
              <w:rPr>
                <w:rFonts w:ascii="Arial" w:hAnsi="Arial"/>
              </w:rPr>
              <w:t xml:space="preserve">Server Certificates: </w:t>
            </w:r>
          </w:p>
          <w:p w14:paraId="6419A541" w14:textId="2E17D3A5" w:rsidR="00D444BD" w:rsidRPr="00A16A58" w:rsidRDefault="00D444BD" w:rsidP="009E24DE">
            <w:pPr>
              <w:pStyle w:val="ListParagraph"/>
              <w:numPr>
                <w:ilvl w:val="0"/>
                <w:numId w:val="26"/>
              </w:numPr>
              <w:ind w:left="288" w:hanging="144"/>
              <w:rPr>
                <w:rFonts w:ascii="Arial" w:hAnsi="Arial"/>
                <w:sz w:val="22"/>
              </w:rPr>
            </w:pPr>
            <w:del w:id="377" w:author="Andrew Parcel" w:date="2020-11-24T16:09:00Z">
              <w:r w:rsidRPr="00A16A58" w:rsidDel="00CE5631">
                <w:rPr>
                  <w:rFonts w:ascii="Arial" w:hAnsi="Arial"/>
                </w:rPr>
                <w:delText>TBD</w:delText>
              </w:r>
            </w:del>
            <w:ins w:id="378" w:author="Andrew Parcel" w:date="2020-11-24T16:09:00Z">
              <w:r w:rsidR="00CE5631">
                <w:rPr>
                  <w:rFonts w:ascii="Arial" w:hAnsi="Arial"/>
                </w:rPr>
                <w:t>production-vistalink.lighthouse.va.gov</w:t>
              </w:r>
            </w:ins>
          </w:p>
        </w:tc>
      </w:tr>
      <w:tr w:rsidR="00D444BD" w:rsidRPr="006B4CDF" w14:paraId="02C6FB3A" w14:textId="77777777" w:rsidTr="003F04C6">
        <w:tc>
          <w:tcPr>
            <w:tcW w:w="4068" w:type="dxa"/>
            <w:tcBorders>
              <w:top w:val="single" w:sz="4" w:space="0" w:color="auto"/>
              <w:left w:val="single" w:sz="4" w:space="0" w:color="auto"/>
              <w:bottom w:val="single" w:sz="4" w:space="0" w:color="auto"/>
              <w:right w:val="single" w:sz="4" w:space="0" w:color="auto"/>
            </w:tcBorders>
          </w:tcPr>
          <w:p w14:paraId="6FD00EE1" w14:textId="747910AC" w:rsidR="00D444BD" w:rsidRPr="00A16A58" w:rsidRDefault="00A20783" w:rsidP="00D261D1">
            <w:pPr>
              <w:spacing w:before="60" w:after="60"/>
              <w:rPr>
                <w:rFonts w:ascii="Arial" w:hAnsi="Arial"/>
              </w:rPr>
            </w:pPr>
            <w:r>
              <w:rPr>
                <w:rFonts w:ascii="Arial" w:hAnsi="Arial" w:cs="Arial"/>
                <w:szCs w:val="22"/>
              </w:rPr>
              <w:t>DVP</w:t>
            </w:r>
            <w:r w:rsidR="001D502F">
              <w:t xml:space="preserve"> </w:t>
            </w:r>
            <w:del w:id="379" w:author="Andrew Parcel" w:date="2020-11-24T16:04:00Z">
              <w:r w:rsidR="00D444BD" w:rsidDel="00E0331A">
                <w:rPr>
                  <w:rFonts w:ascii="Arial" w:hAnsi="Arial" w:cs="Arial"/>
                  <w:szCs w:val="22"/>
                </w:rPr>
                <w:delText>UAT</w:delText>
              </w:r>
            </w:del>
            <w:ins w:id="380" w:author="Andrew Parcel" w:date="2020-11-24T16:04:00Z">
              <w:r w:rsidR="00E0331A">
                <w:rPr>
                  <w:rFonts w:ascii="Arial" w:hAnsi="Arial" w:cs="Arial"/>
                  <w:szCs w:val="22"/>
                </w:rPr>
                <w:t>Staging</w:t>
              </w:r>
            </w:ins>
          </w:p>
        </w:tc>
        <w:tc>
          <w:tcPr>
            <w:tcW w:w="5508" w:type="dxa"/>
            <w:tcBorders>
              <w:top w:val="single" w:sz="4" w:space="0" w:color="auto"/>
              <w:left w:val="single" w:sz="4" w:space="0" w:color="auto"/>
              <w:bottom w:val="single" w:sz="4" w:space="0" w:color="auto"/>
              <w:right w:val="single" w:sz="4" w:space="0" w:color="auto"/>
            </w:tcBorders>
          </w:tcPr>
          <w:p w14:paraId="1BD7B105" w14:textId="77777777" w:rsidR="00D444BD" w:rsidRPr="00A16A58" w:rsidRDefault="00D444BD" w:rsidP="00D261D1">
            <w:pPr>
              <w:spacing w:before="60" w:after="60"/>
              <w:rPr>
                <w:rFonts w:ascii="Arial" w:hAnsi="Arial"/>
              </w:rPr>
            </w:pPr>
            <w:bookmarkStart w:id="381" w:name="OLE_LINK22"/>
            <w:bookmarkStart w:id="382" w:name="OLE_LINK23"/>
            <w:r w:rsidRPr="00A16A58">
              <w:rPr>
                <w:rFonts w:ascii="Arial" w:hAnsi="Arial"/>
              </w:rPr>
              <w:t>Root Certificate:</w:t>
            </w:r>
          </w:p>
          <w:p w14:paraId="05C9D278" w14:textId="77777777" w:rsidR="00CE5631" w:rsidRDefault="00CE5631" w:rsidP="00CE5631">
            <w:pPr>
              <w:pStyle w:val="ListParagraph"/>
              <w:numPr>
                <w:ilvl w:val="0"/>
                <w:numId w:val="26"/>
              </w:numPr>
              <w:ind w:left="288" w:hanging="144"/>
              <w:rPr>
                <w:ins w:id="383" w:author="Andrew Parcel" w:date="2020-11-24T16:14:00Z"/>
                <w:rFonts w:ascii="Arial" w:hAnsi="Arial"/>
              </w:rPr>
            </w:pPr>
            <w:ins w:id="384" w:author="Andrew Parcel" w:date="2020-11-24T16:14:00Z">
              <w:r>
                <w:rPr>
                  <w:rFonts w:ascii="Arial" w:hAnsi="Arial"/>
                </w:rPr>
                <w:t>VA-Internal-S2-RCA1-v1</w:t>
              </w:r>
            </w:ins>
          </w:p>
          <w:p w14:paraId="2A9BFA6B" w14:textId="77777777" w:rsidR="00CE5631" w:rsidRPr="00A16A58" w:rsidRDefault="00CE5631" w:rsidP="00CE5631">
            <w:pPr>
              <w:pStyle w:val="ListParagraph"/>
              <w:numPr>
                <w:ilvl w:val="0"/>
                <w:numId w:val="26"/>
              </w:numPr>
              <w:ind w:left="288" w:hanging="144"/>
              <w:rPr>
                <w:ins w:id="385" w:author="Andrew Parcel" w:date="2020-11-24T16:14:00Z"/>
                <w:rFonts w:ascii="Arial" w:hAnsi="Arial"/>
              </w:rPr>
            </w:pPr>
            <w:ins w:id="386" w:author="Andrew Parcel" w:date="2020-11-24T16:14:00Z">
              <w:r>
                <w:rPr>
                  <w:rFonts w:ascii="Arial" w:hAnsi="Arial"/>
                </w:rPr>
                <w:t>VA-Internal-S2-ICA4</w:t>
              </w:r>
            </w:ins>
          </w:p>
          <w:p w14:paraId="3CAEDA38" w14:textId="7CC0A6BE" w:rsidR="00D444BD" w:rsidRPr="00A16A58" w:rsidDel="00CE5631" w:rsidRDefault="00D444BD" w:rsidP="009E24DE">
            <w:pPr>
              <w:pStyle w:val="ListParagraph"/>
              <w:numPr>
                <w:ilvl w:val="0"/>
                <w:numId w:val="26"/>
              </w:numPr>
              <w:ind w:left="288" w:hanging="144"/>
              <w:rPr>
                <w:del w:id="387" w:author="Andrew Parcel" w:date="2020-11-24T16:14:00Z"/>
                <w:rFonts w:ascii="Arial" w:hAnsi="Arial"/>
              </w:rPr>
            </w:pPr>
            <w:del w:id="388" w:author="Andrew Parcel" w:date="2020-11-24T16:14:00Z">
              <w:r w:rsidRPr="00A16A58" w:rsidDel="00CE5631">
                <w:rPr>
                  <w:rFonts w:ascii="Arial" w:hAnsi="Arial"/>
                </w:rPr>
                <w:delText>TBD</w:delText>
              </w:r>
            </w:del>
          </w:p>
          <w:p w14:paraId="1AF6622C" w14:textId="77777777" w:rsidR="00D444BD" w:rsidRPr="00A16A58" w:rsidRDefault="00D444BD" w:rsidP="00D261D1">
            <w:pPr>
              <w:spacing w:before="60" w:after="60"/>
              <w:rPr>
                <w:rFonts w:ascii="Arial" w:hAnsi="Arial"/>
              </w:rPr>
            </w:pPr>
            <w:r w:rsidRPr="00A16A58">
              <w:rPr>
                <w:rFonts w:ascii="Arial" w:hAnsi="Arial"/>
              </w:rPr>
              <w:t>Server Certificates:</w:t>
            </w:r>
            <w:r w:rsidRPr="006B4CDF">
              <w:rPr>
                <w:rFonts w:ascii="Arial" w:hAnsi="Arial" w:cs="Arial"/>
                <w:szCs w:val="22"/>
              </w:rPr>
              <w:t xml:space="preserve"> </w:t>
            </w:r>
          </w:p>
          <w:p w14:paraId="792104ED" w14:textId="724F3B46" w:rsidR="00D444BD" w:rsidRPr="00A16A58" w:rsidRDefault="00D444BD" w:rsidP="009E24DE">
            <w:pPr>
              <w:pStyle w:val="ListParagraph"/>
              <w:numPr>
                <w:ilvl w:val="0"/>
                <w:numId w:val="26"/>
              </w:numPr>
              <w:ind w:left="288" w:hanging="144"/>
              <w:rPr>
                <w:rFonts w:ascii="Arial" w:hAnsi="Arial"/>
                <w:sz w:val="22"/>
              </w:rPr>
            </w:pPr>
            <w:del w:id="389" w:author="Andrew Parcel" w:date="2020-11-24T16:09:00Z">
              <w:r w:rsidRPr="00A16A58" w:rsidDel="00CE5631">
                <w:rPr>
                  <w:rFonts w:ascii="Arial" w:hAnsi="Arial"/>
                </w:rPr>
                <w:delText>TBD</w:delText>
              </w:r>
            </w:del>
            <w:ins w:id="390" w:author="Andrew Parcel" w:date="2020-11-24T16:09:00Z">
              <w:r w:rsidR="00CE5631">
                <w:rPr>
                  <w:rFonts w:ascii="Arial" w:hAnsi="Arial"/>
                </w:rPr>
                <w:t>staging-vistalink.lighthouse.va.gov</w:t>
              </w:r>
            </w:ins>
            <w:bookmarkEnd w:id="381"/>
            <w:bookmarkEnd w:id="382"/>
          </w:p>
        </w:tc>
      </w:tr>
      <w:tr w:rsidR="00E0331A" w:rsidRPr="006B4CDF" w14:paraId="7AD46A88" w14:textId="77777777" w:rsidTr="003F04C6">
        <w:trPr>
          <w:ins w:id="391" w:author="Andrew Parcel" w:date="2020-11-24T16:06:00Z"/>
        </w:trPr>
        <w:tc>
          <w:tcPr>
            <w:tcW w:w="4068" w:type="dxa"/>
            <w:tcBorders>
              <w:top w:val="single" w:sz="4" w:space="0" w:color="auto"/>
              <w:left w:val="single" w:sz="4" w:space="0" w:color="auto"/>
              <w:bottom w:val="single" w:sz="4" w:space="0" w:color="auto"/>
              <w:right w:val="single" w:sz="4" w:space="0" w:color="auto"/>
            </w:tcBorders>
          </w:tcPr>
          <w:p w14:paraId="58D4BE88" w14:textId="26E230BE" w:rsidR="00E0331A" w:rsidRDefault="00E0331A" w:rsidP="00D261D1">
            <w:pPr>
              <w:spacing w:before="60" w:after="60"/>
              <w:rPr>
                <w:ins w:id="392" w:author="Andrew Parcel" w:date="2020-11-24T16:06:00Z"/>
                <w:rFonts w:ascii="Arial" w:hAnsi="Arial" w:cs="Arial"/>
                <w:szCs w:val="22"/>
              </w:rPr>
            </w:pPr>
            <w:ins w:id="393" w:author="Andrew Parcel" w:date="2020-11-24T16:06:00Z">
              <w:r>
                <w:rPr>
                  <w:rFonts w:ascii="Arial" w:hAnsi="Arial" w:cs="Arial"/>
                  <w:szCs w:val="22"/>
                </w:rPr>
                <w:t>DVP Lab</w:t>
              </w:r>
            </w:ins>
          </w:p>
        </w:tc>
        <w:tc>
          <w:tcPr>
            <w:tcW w:w="5508" w:type="dxa"/>
            <w:tcBorders>
              <w:top w:val="single" w:sz="4" w:space="0" w:color="auto"/>
              <w:left w:val="single" w:sz="4" w:space="0" w:color="auto"/>
              <w:bottom w:val="single" w:sz="4" w:space="0" w:color="auto"/>
              <w:right w:val="single" w:sz="4" w:space="0" w:color="auto"/>
            </w:tcBorders>
          </w:tcPr>
          <w:p w14:paraId="43AFDE9B" w14:textId="77777777" w:rsidR="00CE5631" w:rsidRPr="00A16A58" w:rsidRDefault="00CE5631" w:rsidP="00CE5631">
            <w:pPr>
              <w:spacing w:before="60" w:after="60"/>
              <w:rPr>
                <w:ins w:id="394" w:author="Andrew Parcel" w:date="2020-11-24T16:09:00Z"/>
                <w:rFonts w:ascii="Arial" w:hAnsi="Arial"/>
              </w:rPr>
            </w:pPr>
            <w:ins w:id="395" w:author="Andrew Parcel" w:date="2020-11-24T16:09:00Z">
              <w:r w:rsidRPr="00A16A58">
                <w:rPr>
                  <w:rFonts w:ascii="Arial" w:hAnsi="Arial"/>
                </w:rPr>
                <w:t>Root Certificate:</w:t>
              </w:r>
            </w:ins>
          </w:p>
          <w:p w14:paraId="02FD9255" w14:textId="77777777" w:rsidR="00CE5631" w:rsidRDefault="00CE5631" w:rsidP="00CE5631">
            <w:pPr>
              <w:pStyle w:val="ListParagraph"/>
              <w:numPr>
                <w:ilvl w:val="0"/>
                <w:numId w:val="26"/>
              </w:numPr>
              <w:ind w:left="288" w:hanging="144"/>
              <w:rPr>
                <w:ins w:id="396" w:author="Andrew Parcel" w:date="2020-11-24T16:14:00Z"/>
                <w:rFonts w:ascii="Arial" w:hAnsi="Arial"/>
              </w:rPr>
            </w:pPr>
            <w:ins w:id="397" w:author="Andrew Parcel" w:date="2020-11-24T16:14:00Z">
              <w:r>
                <w:rPr>
                  <w:rFonts w:ascii="Arial" w:hAnsi="Arial"/>
                </w:rPr>
                <w:t>VA-Internal-S2-RCA1-v1</w:t>
              </w:r>
            </w:ins>
          </w:p>
          <w:p w14:paraId="54E3837F" w14:textId="77777777" w:rsidR="00CE5631" w:rsidRPr="00A16A58" w:rsidRDefault="00CE5631" w:rsidP="00CE5631">
            <w:pPr>
              <w:pStyle w:val="ListParagraph"/>
              <w:numPr>
                <w:ilvl w:val="0"/>
                <w:numId w:val="26"/>
              </w:numPr>
              <w:ind w:left="288" w:hanging="144"/>
              <w:rPr>
                <w:ins w:id="398" w:author="Andrew Parcel" w:date="2020-11-24T16:14:00Z"/>
                <w:rFonts w:ascii="Arial" w:hAnsi="Arial"/>
              </w:rPr>
            </w:pPr>
            <w:ins w:id="399" w:author="Andrew Parcel" w:date="2020-11-24T16:14:00Z">
              <w:r>
                <w:rPr>
                  <w:rFonts w:ascii="Arial" w:hAnsi="Arial"/>
                </w:rPr>
                <w:t>VA-Internal-S2-ICA4</w:t>
              </w:r>
            </w:ins>
          </w:p>
          <w:p w14:paraId="7276FA93" w14:textId="77777777" w:rsidR="00CE5631" w:rsidRPr="00A16A58" w:rsidRDefault="00CE5631" w:rsidP="00CE5631">
            <w:pPr>
              <w:spacing w:before="60" w:after="60"/>
              <w:rPr>
                <w:ins w:id="400" w:author="Andrew Parcel" w:date="2020-11-24T16:09:00Z"/>
                <w:rFonts w:ascii="Arial" w:hAnsi="Arial"/>
              </w:rPr>
            </w:pPr>
            <w:ins w:id="401" w:author="Andrew Parcel" w:date="2020-11-24T16:09:00Z">
              <w:r w:rsidRPr="00A16A58">
                <w:rPr>
                  <w:rFonts w:ascii="Arial" w:hAnsi="Arial"/>
                </w:rPr>
                <w:t>Server Certificates:</w:t>
              </w:r>
              <w:r w:rsidRPr="006B4CDF">
                <w:rPr>
                  <w:rFonts w:ascii="Arial" w:hAnsi="Arial" w:cs="Arial"/>
                  <w:szCs w:val="22"/>
                </w:rPr>
                <w:t xml:space="preserve"> </w:t>
              </w:r>
            </w:ins>
          </w:p>
          <w:p w14:paraId="749E5FF7" w14:textId="0BB8611B" w:rsidR="00E0331A" w:rsidRPr="00A16A58" w:rsidRDefault="00CE5631">
            <w:pPr>
              <w:pStyle w:val="ListParagraph"/>
              <w:numPr>
                <w:ilvl w:val="0"/>
                <w:numId w:val="26"/>
              </w:numPr>
              <w:ind w:left="288" w:hanging="144"/>
              <w:rPr>
                <w:ins w:id="402" w:author="Andrew Parcel" w:date="2020-11-24T16:06:00Z"/>
                <w:rFonts w:ascii="Arial" w:hAnsi="Arial"/>
              </w:rPr>
              <w:pPrChange w:id="403" w:author="Andrew Parcel" w:date="2020-11-24T16:10:00Z">
                <w:pPr>
                  <w:spacing w:before="60" w:after="60"/>
                </w:pPr>
              </w:pPrChange>
            </w:pPr>
            <w:ins w:id="404" w:author="Andrew Parcel" w:date="2020-11-24T16:09:00Z">
              <w:r>
                <w:rPr>
                  <w:rFonts w:ascii="Arial" w:hAnsi="Arial"/>
                </w:rPr>
                <w:t>lab-vistalink.lighthouse.va.gov</w:t>
              </w:r>
            </w:ins>
          </w:p>
        </w:tc>
      </w:tr>
      <w:tr w:rsidR="00E0331A" w:rsidRPr="006B4CDF" w14:paraId="0BB90106" w14:textId="77777777" w:rsidTr="003F04C6">
        <w:trPr>
          <w:ins w:id="405" w:author="Andrew Parcel" w:date="2020-11-24T16:06:00Z"/>
        </w:trPr>
        <w:tc>
          <w:tcPr>
            <w:tcW w:w="4068" w:type="dxa"/>
            <w:tcBorders>
              <w:top w:val="single" w:sz="4" w:space="0" w:color="auto"/>
              <w:left w:val="single" w:sz="4" w:space="0" w:color="auto"/>
              <w:bottom w:val="single" w:sz="4" w:space="0" w:color="auto"/>
              <w:right w:val="single" w:sz="4" w:space="0" w:color="auto"/>
            </w:tcBorders>
          </w:tcPr>
          <w:p w14:paraId="0023A057" w14:textId="24728A63" w:rsidR="00E0331A" w:rsidRDefault="00E0331A" w:rsidP="00D261D1">
            <w:pPr>
              <w:spacing w:before="60" w:after="60"/>
              <w:rPr>
                <w:ins w:id="406" w:author="Andrew Parcel" w:date="2020-11-24T16:06:00Z"/>
                <w:rFonts w:ascii="Arial" w:hAnsi="Arial" w:cs="Arial"/>
                <w:szCs w:val="22"/>
              </w:rPr>
            </w:pPr>
            <w:ins w:id="407" w:author="Andrew Parcel" w:date="2020-11-24T16:06:00Z">
              <w:r>
                <w:rPr>
                  <w:rFonts w:ascii="Arial" w:hAnsi="Arial" w:cs="Arial"/>
                  <w:szCs w:val="22"/>
                </w:rPr>
                <w:t>DVP Staging-Lab</w:t>
              </w:r>
            </w:ins>
          </w:p>
        </w:tc>
        <w:tc>
          <w:tcPr>
            <w:tcW w:w="5508" w:type="dxa"/>
            <w:tcBorders>
              <w:top w:val="single" w:sz="4" w:space="0" w:color="auto"/>
              <w:left w:val="single" w:sz="4" w:space="0" w:color="auto"/>
              <w:bottom w:val="single" w:sz="4" w:space="0" w:color="auto"/>
              <w:right w:val="single" w:sz="4" w:space="0" w:color="auto"/>
            </w:tcBorders>
          </w:tcPr>
          <w:p w14:paraId="06DCEC58" w14:textId="77777777" w:rsidR="00CE5631" w:rsidRPr="00A16A58" w:rsidRDefault="00CE5631" w:rsidP="00CE5631">
            <w:pPr>
              <w:spacing w:before="60" w:after="60"/>
              <w:rPr>
                <w:ins w:id="408" w:author="Andrew Parcel" w:date="2020-11-24T16:09:00Z"/>
                <w:rFonts w:ascii="Arial" w:hAnsi="Arial"/>
              </w:rPr>
            </w:pPr>
            <w:ins w:id="409" w:author="Andrew Parcel" w:date="2020-11-24T16:09:00Z">
              <w:r w:rsidRPr="00A16A58">
                <w:rPr>
                  <w:rFonts w:ascii="Arial" w:hAnsi="Arial"/>
                </w:rPr>
                <w:t>Root Certificate:</w:t>
              </w:r>
            </w:ins>
          </w:p>
          <w:p w14:paraId="3A1BED53" w14:textId="77777777" w:rsidR="00CE5631" w:rsidRDefault="00CE5631" w:rsidP="00CE5631">
            <w:pPr>
              <w:pStyle w:val="ListParagraph"/>
              <w:numPr>
                <w:ilvl w:val="0"/>
                <w:numId w:val="26"/>
              </w:numPr>
              <w:ind w:left="288" w:hanging="144"/>
              <w:rPr>
                <w:ins w:id="410" w:author="Andrew Parcel" w:date="2020-11-24T16:14:00Z"/>
                <w:rFonts w:ascii="Arial" w:hAnsi="Arial"/>
              </w:rPr>
            </w:pPr>
            <w:ins w:id="411" w:author="Andrew Parcel" w:date="2020-11-24T16:14:00Z">
              <w:r>
                <w:rPr>
                  <w:rFonts w:ascii="Arial" w:hAnsi="Arial"/>
                </w:rPr>
                <w:t>VA-Internal-S2-RCA1-v1</w:t>
              </w:r>
            </w:ins>
          </w:p>
          <w:p w14:paraId="5C6C53DB" w14:textId="77777777" w:rsidR="00CE5631" w:rsidRPr="00A16A58" w:rsidRDefault="00CE5631" w:rsidP="00CE5631">
            <w:pPr>
              <w:pStyle w:val="ListParagraph"/>
              <w:numPr>
                <w:ilvl w:val="0"/>
                <w:numId w:val="26"/>
              </w:numPr>
              <w:ind w:left="288" w:hanging="144"/>
              <w:rPr>
                <w:ins w:id="412" w:author="Andrew Parcel" w:date="2020-11-24T16:14:00Z"/>
                <w:rFonts w:ascii="Arial" w:hAnsi="Arial"/>
              </w:rPr>
            </w:pPr>
            <w:ins w:id="413" w:author="Andrew Parcel" w:date="2020-11-24T16:14:00Z">
              <w:r>
                <w:rPr>
                  <w:rFonts w:ascii="Arial" w:hAnsi="Arial"/>
                </w:rPr>
                <w:t>VA-Internal-S2-ICA4</w:t>
              </w:r>
            </w:ins>
          </w:p>
          <w:p w14:paraId="5E8F3713" w14:textId="77777777" w:rsidR="00CE5631" w:rsidRPr="00A16A58" w:rsidRDefault="00CE5631" w:rsidP="00CE5631">
            <w:pPr>
              <w:spacing w:before="60" w:after="60"/>
              <w:rPr>
                <w:ins w:id="414" w:author="Andrew Parcel" w:date="2020-11-24T16:09:00Z"/>
                <w:rFonts w:ascii="Arial" w:hAnsi="Arial"/>
              </w:rPr>
            </w:pPr>
            <w:ins w:id="415" w:author="Andrew Parcel" w:date="2020-11-24T16:09:00Z">
              <w:r w:rsidRPr="00A16A58">
                <w:rPr>
                  <w:rFonts w:ascii="Arial" w:hAnsi="Arial"/>
                </w:rPr>
                <w:t>Server Certificates:</w:t>
              </w:r>
              <w:r w:rsidRPr="006B4CDF">
                <w:rPr>
                  <w:rFonts w:ascii="Arial" w:hAnsi="Arial" w:cs="Arial"/>
                  <w:szCs w:val="22"/>
                </w:rPr>
                <w:t xml:space="preserve"> </w:t>
              </w:r>
            </w:ins>
          </w:p>
          <w:p w14:paraId="71CACA1F" w14:textId="0DA07102" w:rsidR="00E0331A" w:rsidRPr="00A16A58" w:rsidRDefault="00CE5631">
            <w:pPr>
              <w:pStyle w:val="ListParagraph"/>
              <w:numPr>
                <w:ilvl w:val="0"/>
                <w:numId w:val="26"/>
              </w:numPr>
              <w:ind w:left="288" w:hanging="144"/>
              <w:rPr>
                <w:ins w:id="416" w:author="Andrew Parcel" w:date="2020-11-24T16:06:00Z"/>
                <w:rFonts w:ascii="Arial" w:hAnsi="Arial"/>
              </w:rPr>
              <w:pPrChange w:id="417" w:author="Andrew Parcel" w:date="2020-11-24T16:10:00Z">
                <w:pPr>
                  <w:spacing w:before="60" w:after="60"/>
                </w:pPr>
              </w:pPrChange>
            </w:pPr>
            <w:ins w:id="418" w:author="Andrew Parcel" w:date="2020-11-24T16:09:00Z">
              <w:r>
                <w:rPr>
                  <w:rFonts w:ascii="Arial" w:hAnsi="Arial"/>
                </w:rPr>
                <w:t>staging-</w:t>
              </w:r>
            </w:ins>
            <w:ins w:id="419" w:author="Andrew Parcel" w:date="2020-11-24T16:10:00Z">
              <w:r>
                <w:rPr>
                  <w:rFonts w:ascii="Arial" w:hAnsi="Arial"/>
                </w:rPr>
                <w:t>lab-</w:t>
              </w:r>
            </w:ins>
            <w:ins w:id="420" w:author="Andrew Parcel" w:date="2020-11-24T16:09:00Z">
              <w:r>
                <w:rPr>
                  <w:rFonts w:ascii="Arial" w:hAnsi="Arial"/>
                </w:rPr>
                <w:t>vistalink.lighthouse.va.gov</w:t>
              </w:r>
            </w:ins>
          </w:p>
        </w:tc>
      </w:tr>
      <w:tr w:rsidR="00D444BD" w:rsidRPr="006B4CDF" w14:paraId="3C7DB1B9" w14:textId="77777777" w:rsidTr="003F04C6">
        <w:tc>
          <w:tcPr>
            <w:tcW w:w="4068" w:type="dxa"/>
            <w:tcBorders>
              <w:top w:val="single" w:sz="4" w:space="0" w:color="auto"/>
              <w:left w:val="single" w:sz="4" w:space="0" w:color="auto"/>
              <w:bottom w:val="single" w:sz="4" w:space="0" w:color="auto"/>
              <w:right w:val="single" w:sz="4" w:space="0" w:color="auto"/>
            </w:tcBorders>
          </w:tcPr>
          <w:p w14:paraId="26A08EC1" w14:textId="36BA7593" w:rsidR="00D444BD" w:rsidRPr="00A16A58" w:rsidRDefault="00A20783" w:rsidP="00D261D1">
            <w:pPr>
              <w:spacing w:before="60" w:after="60"/>
              <w:rPr>
                <w:rFonts w:ascii="Arial" w:hAnsi="Arial"/>
              </w:rPr>
            </w:pPr>
            <w:r>
              <w:rPr>
                <w:rFonts w:ascii="Arial" w:hAnsi="Arial" w:cs="Arial"/>
                <w:szCs w:val="22"/>
              </w:rPr>
              <w:lastRenderedPageBreak/>
              <w:t>DVP</w:t>
            </w:r>
            <w:r w:rsidR="001D502F">
              <w:t xml:space="preserve"> </w:t>
            </w:r>
            <w:ins w:id="421" w:author="Andrew Parcel" w:date="2020-11-24T16:06:00Z">
              <w:r w:rsidR="00E0331A">
                <w:rPr>
                  <w:rFonts w:ascii="Arial" w:hAnsi="Arial"/>
                </w:rPr>
                <w:t>QA</w:t>
              </w:r>
            </w:ins>
            <w:del w:id="422" w:author="Andrew Parcel" w:date="2020-11-24T16:06:00Z">
              <w:r w:rsidR="00D444BD" w:rsidRPr="00A16A58" w:rsidDel="00E0331A">
                <w:rPr>
                  <w:rFonts w:ascii="Arial" w:hAnsi="Arial"/>
                </w:rPr>
                <w:delText>Development</w:delText>
              </w:r>
            </w:del>
          </w:p>
        </w:tc>
        <w:tc>
          <w:tcPr>
            <w:tcW w:w="5508" w:type="dxa"/>
            <w:tcBorders>
              <w:top w:val="single" w:sz="4" w:space="0" w:color="auto"/>
              <w:left w:val="single" w:sz="4" w:space="0" w:color="auto"/>
              <w:bottom w:val="single" w:sz="4" w:space="0" w:color="auto"/>
              <w:right w:val="single" w:sz="4" w:space="0" w:color="auto"/>
            </w:tcBorders>
          </w:tcPr>
          <w:p w14:paraId="78913BCF" w14:textId="77777777" w:rsidR="00D444BD" w:rsidRPr="00A16A58" w:rsidRDefault="00D444BD" w:rsidP="00D261D1">
            <w:pPr>
              <w:spacing w:before="60" w:after="60"/>
              <w:rPr>
                <w:rFonts w:ascii="Arial" w:hAnsi="Arial"/>
              </w:rPr>
            </w:pPr>
            <w:r w:rsidRPr="00A16A58">
              <w:rPr>
                <w:rFonts w:ascii="Arial" w:hAnsi="Arial"/>
              </w:rPr>
              <w:t>Root Certificate:</w:t>
            </w:r>
          </w:p>
          <w:p w14:paraId="76B05FCB" w14:textId="77777777" w:rsidR="00D444BD" w:rsidRPr="00A16A58" w:rsidRDefault="00D444BD" w:rsidP="009E24DE">
            <w:pPr>
              <w:pStyle w:val="ListParagraph"/>
              <w:numPr>
                <w:ilvl w:val="0"/>
                <w:numId w:val="26"/>
              </w:numPr>
              <w:ind w:left="288" w:hanging="144"/>
              <w:rPr>
                <w:rFonts w:ascii="Arial" w:hAnsi="Arial"/>
              </w:rPr>
            </w:pPr>
            <w:r w:rsidRPr="00A16A58">
              <w:rPr>
                <w:rFonts w:ascii="Arial" w:hAnsi="Arial"/>
              </w:rPr>
              <w:t>TBD</w:t>
            </w:r>
          </w:p>
          <w:p w14:paraId="6757E8A7" w14:textId="77777777" w:rsidR="00D444BD" w:rsidRPr="00A16A58" w:rsidRDefault="00D444BD" w:rsidP="00D261D1">
            <w:pPr>
              <w:spacing w:before="60" w:after="60"/>
              <w:rPr>
                <w:rFonts w:ascii="Arial" w:hAnsi="Arial"/>
              </w:rPr>
            </w:pPr>
            <w:r w:rsidRPr="00A16A58">
              <w:rPr>
                <w:rFonts w:ascii="Arial" w:hAnsi="Arial"/>
              </w:rPr>
              <w:t>Server Certificates:</w:t>
            </w:r>
            <w:r w:rsidRPr="006B4CDF">
              <w:rPr>
                <w:rFonts w:ascii="Arial" w:hAnsi="Arial" w:cs="Arial"/>
                <w:szCs w:val="22"/>
              </w:rPr>
              <w:t xml:space="preserve"> </w:t>
            </w:r>
          </w:p>
          <w:p w14:paraId="32853CE3" w14:textId="08724183" w:rsidR="00D444BD" w:rsidRPr="00A16A58" w:rsidRDefault="00D444BD" w:rsidP="009E24DE">
            <w:pPr>
              <w:pStyle w:val="ListParagraph"/>
              <w:numPr>
                <w:ilvl w:val="0"/>
                <w:numId w:val="26"/>
              </w:numPr>
              <w:ind w:left="288" w:hanging="144"/>
              <w:rPr>
                <w:rFonts w:ascii="Arial" w:hAnsi="Arial"/>
                <w:sz w:val="22"/>
              </w:rPr>
            </w:pPr>
            <w:del w:id="423" w:author="Andrew Parcel" w:date="2020-11-24T16:10:00Z">
              <w:r w:rsidRPr="00A16A58" w:rsidDel="00CE5631">
                <w:rPr>
                  <w:rFonts w:ascii="Arial" w:hAnsi="Arial"/>
                </w:rPr>
                <w:delText>TBD</w:delText>
              </w:r>
            </w:del>
            <w:ins w:id="424" w:author="Andrew Parcel" w:date="2020-11-24T16:10:00Z">
              <w:r w:rsidR="00CE5631">
                <w:rPr>
                  <w:rFonts w:ascii="Arial" w:hAnsi="Arial"/>
                </w:rPr>
                <w:t>qa-vistalink.lighthouse.va.gov</w:t>
              </w:r>
            </w:ins>
          </w:p>
        </w:tc>
      </w:tr>
      <w:tr w:rsidR="00D444BD" w:rsidRPr="006B4CDF" w14:paraId="3553C71B" w14:textId="77777777" w:rsidTr="003F04C6">
        <w:tc>
          <w:tcPr>
            <w:tcW w:w="4068" w:type="dxa"/>
            <w:tcBorders>
              <w:top w:val="single" w:sz="4" w:space="0" w:color="auto"/>
              <w:left w:val="single" w:sz="4" w:space="0" w:color="auto"/>
              <w:bottom w:val="single" w:sz="4" w:space="0" w:color="auto"/>
              <w:right w:val="single" w:sz="4" w:space="0" w:color="auto"/>
            </w:tcBorders>
          </w:tcPr>
          <w:p w14:paraId="3D17D734" w14:textId="77777777" w:rsidR="00D444BD" w:rsidRPr="00A16A58" w:rsidRDefault="00D444BD" w:rsidP="00D261D1">
            <w:pPr>
              <w:spacing w:before="60" w:after="60"/>
              <w:rPr>
                <w:rFonts w:ascii="Arial" w:hAnsi="Arial"/>
              </w:rPr>
            </w:pPr>
            <w:r w:rsidRPr="00A16A58">
              <w:rPr>
                <w:rFonts w:ascii="Arial" w:hAnsi="Arial"/>
              </w:rPr>
              <w:t>VAAFI Production</w:t>
            </w:r>
          </w:p>
        </w:tc>
        <w:tc>
          <w:tcPr>
            <w:tcW w:w="5508" w:type="dxa"/>
            <w:tcBorders>
              <w:top w:val="single" w:sz="4" w:space="0" w:color="auto"/>
              <w:left w:val="single" w:sz="4" w:space="0" w:color="auto"/>
              <w:bottom w:val="single" w:sz="4" w:space="0" w:color="auto"/>
              <w:right w:val="single" w:sz="4" w:space="0" w:color="auto"/>
            </w:tcBorders>
          </w:tcPr>
          <w:p w14:paraId="56A7CD4A" w14:textId="77777777" w:rsidR="00D444BD" w:rsidRPr="00A16A58" w:rsidRDefault="00D444BD" w:rsidP="00D261D1">
            <w:pPr>
              <w:spacing w:before="60" w:after="60"/>
              <w:rPr>
                <w:rFonts w:ascii="Arial" w:hAnsi="Arial"/>
              </w:rPr>
            </w:pPr>
            <w:r w:rsidRPr="00A16A58">
              <w:rPr>
                <w:rFonts w:ascii="Arial" w:hAnsi="Arial"/>
              </w:rPr>
              <w:t>Root Certificates:</w:t>
            </w:r>
          </w:p>
          <w:p w14:paraId="7E7B8332" w14:textId="77777777" w:rsidR="00D444BD" w:rsidRPr="00A16A58" w:rsidRDefault="00D444BD" w:rsidP="009E24DE">
            <w:pPr>
              <w:pStyle w:val="ListParagraph"/>
              <w:numPr>
                <w:ilvl w:val="0"/>
                <w:numId w:val="26"/>
              </w:numPr>
              <w:ind w:left="288" w:hanging="144"/>
              <w:rPr>
                <w:rFonts w:ascii="Arial" w:hAnsi="Arial"/>
              </w:rPr>
            </w:pPr>
            <w:r w:rsidRPr="00A16A58">
              <w:rPr>
                <w:rFonts w:ascii="Arial" w:hAnsi="Arial"/>
              </w:rPr>
              <w:t>ORC ECA Root CA 2</w:t>
            </w:r>
          </w:p>
          <w:p w14:paraId="636503E8" w14:textId="77777777" w:rsidR="00D444BD" w:rsidRPr="00A16A58" w:rsidRDefault="00D444BD" w:rsidP="009E24DE">
            <w:pPr>
              <w:pStyle w:val="ListParagraph"/>
              <w:numPr>
                <w:ilvl w:val="0"/>
                <w:numId w:val="26"/>
              </w:numPr>
              <w:ind w:left="288" w:hanging="144"/>
              <w:rPr>
                <w:rFonts w:ascii="Arial" w:hAnsi="Arial"/>
              </w:rPr>
            </w:pPr>
            <w:r w:rsidRPr="00A16A58">
              <w:rPr>
                <w:rFonts w:ascii="Arial" w:hAnsi="Arial"/>
              </w:rPr>
              <w:t>ORC ECA SW3</w:t>
            </w:r>
          </w:p>
        </w:tc>
      </w:tr>
      <w:tr w:rsidR="00D444BD" w:rsidRPr="006B4CDF" w14:paraId="0ECE2041" w14:textId="77777777" w:rsidTr="003F04C6">
        <w:tc>
          <w:tcPr>
            <w:tcW w:w="4068" w:type="dxa"/>
            <w:tcBorders>
              <w:top w:val="single" w:sz="4" w:space="0" w:color="auto"/>
              <w:left w:val="single" w:sz="4" w:space="0" w:color="auto"/>
              <w:bottom w:val="single" w:sz="4" w:space="0" w:color="auto"/>
              <w:right w:val="single" w:sz="4" w:space="0" w:color="auto"/>
            </w:tcBorders>
          </w:tcPr>
          <w:p w14:paraId="6A0A18E5" w14:textId="77777777" w:rsidR="00D444BD" w:rsidRPr="00A16A58" w:rsidRDefault="00D444BD" w:rsidP="00D261D1">
            <w:pPr>
              <w:spacing w:before="60" w:after="60"/>
              <w:rPr>
                <w:rFonts w:ascii="Arial" w:hAnsi="Arial"/>
              </w:rPr>
            </w:pPr>
            <w:r w:rsidRPr="00A16A58">
              <w:rPr>
                <w:rFonts w:ascii="Arial" w:hAnsi="Arial"/>
              </w:rPr>
              <w:t>VAAFI Lab</w:t>
            </w:r>
          </w:p>
        </w:tc>
        <w:tc>
          <w:tcPr>
            <w:tcW w:w="5508" w:type="dxa"/>
            <w:tcBorders>
              <w:top w:val="single" w:sz="4" w:space="0" w:color="auto"/>
              <w:left w:val="single" w:sz="4" w:space="0" w:color="auto"/>
              <w:bottom w:val="single" w:sz="4" w:space="0" w:color="auto"/>
              <w:right w:val="single" w:sz="4" w:space="0" w:color="auto"/>
            </w:tcBorders>
          </w:tcPr>
          <w:p w14:paraId="2069EAFA" w14:textId="77777777" w:rsidR="00D444BD" w:rsidRPr="00A16A58" w:rsidRDefault="00D444BD" w:rsidP="00D261D1">
            <w:pPr>
              <w:spacing w:before="60" w:after="60"/>
              <w:rPr>
                <w:rFonts w:ascii="Arial" w:hAnsi="Arial"/>
              </w:rPr>
            </w:pPr>
            <w:r w:rsidRPr="00A16A58">
              <w:rPr>
                <w:rFonts w:ascii="Arial" w:hAnsi="Arial"/>
              </w:rPr>
              <w:t>Root Certificates:</w:t>
            </w:r>
          </w:p>
          <w:p w14:paraId="1A682DDF" w14:textId="77777777" w:rsidR="00D444BD" w:rsidRPr="00A16A58" w:rsidRDefault="00D444BD" w:rsidP="009E24DE">
            <w:pPr>
              <w:pStyle w:val="ListParagraph"/>
              <w:numPr>
                <w:ilvl w:val="0"/>
                <w:numId w:val="26"/>
              </w:numPr>
              <w:ind w:left="288" w:hanging="144"/>
              <w:rPr>
                <w:rFonts w:ascii="Arial" w:hAnsi="Arial"/>
              </w:rPr>
            </w:pPr>
            <w:r w:rsidRPr="00A16A58">
              <w:rPr>
                <w:rFonts w:ascii="Arial" w:hAnsi="Arial"/>
              </w:rPr>
              <w:t>ORC ECA Root CA 2</w:t>
            </w:r>
          </w:p>
          <w:p w14:paraId="29B48E91" w14:textId="77777777" w:rsidR="00D444BD" w:rsidRPr="00A16A58" w:rsidRDefault="00D444BD" w:rsidP="009E24DE">
            <w:pPr>
              <w:pStyle w:val="ListParagraph"/>
              <w:numPr>
                <w:ilvl w:val="0"/>
                <w:numId w:val="26"/>
              </w:numPr>
              <w:ind w:left="288" w:hanging="144"/>
              <w:rPr>
                <w:rFonts w:ascii="Arial" w:hAnsi="Arial"/>
                <w:sz w:val="22"/>
              </w:rPr>
            </w:pPr>
            <w:r w:rsidRPr="00A16A58">
              <w:rPr>
                <w:rFonts w:ascii="Arial" w:hAnsi="Arial"/>
              </w:rPr>
              <w:t>ORC ECA SW3</w:t>
            </w:r>
          </w:p>
        </w:tc>
      </w:tr>
    </w:tbl>
    <w:p w14:paraId="64AD0847" w14:textId="77777777" w:rsidR="00D82E6D" w:rsidRDefault="00D82E6D" w:rsidP="00D82E6D">
      <w:pPr>
        <w:pStyle w:val="Caption"/>
      </w:pPr>
      <w:bookmarkStart w:id="425" w:name="_Ref390277050"/>
      <w:bookmarkStart w:id="426" w:name="_Toc328719338"/>
      <w:bookmarkStart w:id="427" w:name="_Toc389575388"/>
    </w:p>
    <w:p w14:paraId="14B80D58" w14:textId="77777777" w:rsidR="00D444BD" w:rsidRDefault="00D444BD" w:rsidP="00D444BD">
      <w:pPr>
        <w:pStyle w:val="Heading3"/>
        <w:keepNext/>
        <w:ind w:left="810" w:hanging="810"/>
      </w:pPr>
      <w:bookmarkStart w:id="428" w:name="_Toc496710823"/>
      <w:r>
        <w:t>System Criticality and High Availability Requirements</w:t>
      </w:r>
      <w:bookmarkEnd w:id="364"/>
      <w:bookmarkEnd w:id="365"/>
      <w:bookmarkEnd w:id="366"/>
      <w:bookmarkEnd w:id="367"/>
      <w:bookmarkEnd w:id="425"/>
      <w:bookmarkEnd w:id="426"/>
      <w:bookmarkEnd w:id="427"/>
      <w:bookmarkEnd w:id="428"/>
    </w:p>
    <w:p w14:paraId="73E4B77E" w14:textId="55765AFB" w:rsidR="00D444BD" w:rsidRPr="00F223F6" w:rsidRDefault="00A20783" w:rsidP="00D444BD">
      <w:pPr>
        <w:pStyle w:val="BodyText"/>
      </w:pPr>
      <w:r w:rsidRPr="00F223F6">
        <w:t>DVP</w:t>
      </w:r>
      <w:r w:rsidR="00D444BD" w:rsidRPr="00F223F6">
        <w:t xml:space="preserve"> is deemed </w:t>
      </w:r>
      <w:r w:rsidR="00DA3674" w:rsidRPr="00F223F6">
        <w:t>“mission critical” for Patient Safety and Care</w:t>
      </w:r>
      <w:r w:rsidR="00D444BD" w:rsidRPr="00F223F6">
        <w:t>.  MVI services are deemed “Mission Critical.” As a result, the MVI system and the resulting link between the systems will follow the appropriate standards required.</w:t>
      </w:r>
    </w:p>
    <w:p w14:paraId="28604467" w14:textId="1AFE3642" w:rsidR="00D444BD" w:rsidRPr="00A16A58" w:rsidRDefault="00A20783" w:rsidP="00D444BD">
      <w:pPr>
        <w:pStyle w:val="BodyText"/>
      </w:pPr>
      <w:r w:rsidRPr="00F223F6">
        <w:t>DVP</w:t>
      </w:r>
      <w:r w:rsidR="001D502F" w:rsidRPr="00F223F6">
        <w:t xml:space="preserve"> </w:t>
      </w:r>
      <w:r w:rsidR="00D444BD" w:rsidRPr="00F223F6">
        <w:t>accepts the response during unlikely downtime is handled differently from a Not Found (NF).</w:t>
      </w:r>
    </w:p>
    <w:p w14:paraId="102CDEFD" w14:textId="7921B30E" w:rsidR="00D444BD" w:rsidRPr="00A16A58" w:rsidRDefault="00A20783" w:rsidP="00D444BD">
      <w:pPr>
        <w:pStyle w:val="BodyText"/>
      </w:pPr>
      <w:r>
        <w:t>DVP</w:t>
      </w:r>
      <w:r w:rsidR="001D502F">
        <w:t xml:space="preserve"> </w:t>
      </w:r>
      <w:r w:rsidR="00D444BD" w:rsidRPr="00A16A58">
        <w:t xml:space="preserve">and MVI services use the reliability specifications outlined in </w:t>
      </w:r>
      <w:r w:rsidR="00D444BD">
        <w:t>the following table</w:t>
      </w:r>
      <w:r w:rsidR="00D444BD" w:rsidRPr="00A16A58">
        <w:t>.</w:t>
      </w:r>
    </w:p>
    <w:tbl>
      <w:tblPr>
        <w:tblW w:w="9018" w:type="dxa"/>
        <w:tblLook w:val="04A0" w:firstRow="1" w:lastRow="0" w:firstColumn="1" w:lastColumn="0" w:noHBand="0" w:noVBand="1"/>
      </w:tblPr>
      <w:tblGrid>
        <w:gridCol w:w="2448"/>
        <w:gridCol w:w="6570"/>
      </w:tblGrid>
      <w:tr w:rsidR="00D444BD" w:rsidRPr="00B15701" w14:paraId="774003DD" w14:textId="77777777" w:rsidTr="00D261D1">
        <w:trPr>
          <w:trHeight w:val="270"/>
          <w:tblHeader/>
        </w:trPr>
        <w:tc>
          <w:tcPr>
            <w:tcW w:w="9018" w:type="dxa"/>
            <w:gridSpan w:val="2"/>
            <w:tcBorders>
              <w:top w:val="single" w:sz="8" w:space="0" w:color="auto"/>
              <w:left w:val="single" w:sz="8" w:space="0" w:color="auto"/>
              <w:bottom w:val="single" w:sz="4" w:space="0" w:color="auto"/>
              <w:right w:val="single" w:sz="8" w:space="0" w:color="auto"/>
            </w:tcBorders>
            <w:shd w:val="clear" w:color="auto" w:fill="F2F2F2" w:themeFill="background1" w:themeFillShade="F2"/>
            <w:vAlign w:val="center"/>
          </w:tcPr>
          <w:p w14:paraId="247352E6" w14:textId="77777777" w:rsidR="00D444BD" w:rsidRPr="00A16A58" w:rsidRDefault="00D444BD" w:rsidP="00D261D1">
            <w:pPr>
              <w:spacing w:before="60" w:after="60"/>
              <w:jc w:val="center"/>
              <w:rPr>
                <w:rFonts w:ascii="Arial" w:eastAsia="Calibri" w:hAnsi="Arial"/>
                <w:b/>
              </w:rPr>
            </w:pPr>
            <w:r w:rsidRPr="00D446AF">
              <w:rPr>
                <w:rFonts w:ascii="Arial" w:hAnsi="Arial"/>
              </w:rPr>
              <w:br w:type="page"/>
            </w:r>
            <w:r w:rsidRPr="00D446AF">
              <w:rPr>
                <w:rFonts w:ascii="Arial" w:hAnsi="Arial"/>
              </w:rPr>
              <w:br w:type="page"/>
            </w:r>
            <w:r w:rsidRPr="00A16A58">
              <w:rPr>
                <w:rFonts w:ascii="Arial" w:eastAsia="Calibri" w:hAnsi="Arial"/>
                <w:b/>
              </w:rPr>
              <w:t>Service Availability Level 4</w:t>
            </w:r>
          </w:p>
        </w:tc>
      </w:tr>
      <w:tr w:rsidR="00D444BD" w:rsidRPr="00B15701" w14:paraId="04794CFC" w14:textId="77777777" w:rsidTr="00D261D1">
        <w:trPr>
          <w:trHeight w:val="525"/>
        </w:trPr>
        <w:tc>
          <w:tcPr>
            <w:tcW w:w="2448" w:type="dxa"/>
            <w:tcBorders>
              <w:top w:val="single" w:sz="4"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6DE12BF8"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Description</w:t>
            </w:r>
          </w:p>
        </w:tc>
        <w:tc>
          <w:tcPr>
            <w:tcW w:w="6570" w:type="dxa"/>
            <w:tcBorders>
              <w:top w:val="single" w:sz="4" w:space="0" w:color="auto"/>
              <w:left w:val="nil"/>
              <w:bottom w:val="single" w:sz="4" w:space="0" w:color="auto"/>
              <w:right w:val="single" w:sz="8" w:space="0" w:color="auto"/>
            </w:tcBorders>
            <w:noWrap/>
            <w:vAlign w:val="center"/>
            <w:hideMark/>
          </w:tcPr>
          <w:p w14:paraId="7260BE81"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Mission Critical Information</w:t>
            </w:r>
          </w:p>
        </w:tc>
      </w:tr>
      <w:tr w:rsidR="00D444BD" w:rsidRPr="00B15701" w14:paraId="18EFCEB5" w14:textId="77777777" w:rsidTr="00D261D1">
        <w:trPr>
          <w:trHeight w:val="525"/>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3C8B053D"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Minimum Availability</w:t>
            </w:r>
          </w:p>
        </w:tc>
        <w:tc>
          <w:tcPr>
            <w:tcW w:w="6570" w:type="dxa"/>
            <w:tcBorders>
              <w:top w:val="nil"/>
              <w:left w:val="nil"/>
              <w:bottom w:val="single" w:sz="4" w:space="0" w:color="auto"/>
              <w:right w:val="single" w:sz="8" w:space="0" w:color="auto"/>
            </w:tcBorders>
            <w:vAlign w:val="center"/>
            <w:hideMark/>
          </w:tcPr>
          <w:p w14:paraId="3C54B6A6" w14:textId="77777777" w:rsidR="00D444BD" w:rsidRPr="00A16A58" w:rsidRDefault="00D444BD" w:rsidP="00D261D1">
            <w:pPr>
              <w:spacing w:before="60" w:after="60"/>
              <w:rPr>
                <w:rFonts w:ascii="Arial" w:eastAsia="Calibri" w:hAnsi="Arial"/>
              </w:rPr>
            </w:pPr>
            <w:r w:rsidRPr="00A16A58">
              <w:rPr>
                <w:rFonts w:ascii="Arial" w:eastAsia="Calibri" w:hAnsi="Arial"/>
              </w:rPr>
              <w:t>99.9%</w:t>
            </w:r>
          </w:p>
        </w:tc>
      </w:tr>
      <w:tr w:rsidR="00D444BD" w:rsidRPr="00B15701" w14:paraId="76A8E2C5" w14:textId="77777777" w:rsidTr="00D261D1">
        <w:trPr>
          <w:trHeight w:val="780"/>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42D9A569"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Maximum Downtime Per Month</w:t>
            </w:r>
          </w:p>
        </w:tc>
        <w:tc>
          <w:tcPr>
            <w:tcW w:w="6570" w:type="dxa"/>
            <w:tcBorders>
              <w:top w:val="nil"/>
              <w:left w:val="nil"/>
              <w:bottom w:val="single" w:sz="4" w:space="0" w:color="auto"/>
              <w:right w:val="single" w:sz="8" w:space="0" w:color="auto"/>
            </w:tcBorders>
            <w:vAlign w:val="center"/>
            <w:hideMark/>
          </w:tcPr>
          <w:p w14:paraId="32AB74B4" w14:textId="77777777" w:rsidR="00D444BD" w:rsidRPr="00A16A58" w:rsidRDefault="00D444BD" w:rsidP="00D261D1">
            <w:pPr>
              <w:spacing w:before="60" w:after="60"/>
              <w:rPr>
                <w:rFonts w:ascii="Arial" w:eastAsia="Calibri" w:hAnsi="Arial"/>
              </w:rPr>
            </w:pPr>
            <w:r w:rsidRPr="00A16A58">
              <w:rPr>
                <w:rFonts w:ascii="Arial" w:eastAsia="Calibri" w:hAnsi="Arial"/>
              </w:rPr>
              <w:t>43 minutes</w:t>
            </w:r>
          </w:p>
        </w:tc>
      </w:tr>
      <w:tr w:rsidR="00D444BD" w:rsidRPr="00B15701" w14:paraId="2DE28045" w14:textId="77777777" w:rsidTr="00D261D1">
        <w:trPr>
          <w:trHeight w:val="1035"/>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4810A769"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Business Value</w:t>
            </w:r>
          </w:p>
        </w:tc>
        <w:tc>
          <w:tcPr>
            <w:tcW w:w="6570" w:type="dxa"/>
            <w:tcBorders>
              <w:top w:val="nil"/>
              <w:left w:val="nil"/>
              <w:bottom w:val="single" w:sz="4" w:space="0" w:color="auto"/>
              <w:right w:val="single" w:sz="8" w:space="0" w:color="auto"/>
            </w:tcBorders>
            <w:vAlign w:val="center"/>
            <w:hideMark/>
          </w:tcPr>
          <w:p w14:paraId="41F34D1F"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Essential to fundamental business operations; outage seriously impairs functioning of business.</w:t>
            </w:r>
          </w:p>
        </w:tc>
      </w:tr>
      <w:tr w:rsidR="00D444BD" w:rsidRPr="00B15701" w14:paraId="465A0A36" w14:textId="77777777" w:rsidTr="00D261D1">
        <w:trPr>
          <w:trHeight w:val="780"/>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655FA105"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Operational Hours</w:t>
            </w:r>
          </w:p>
        </w:tc>
        <w:tc>
          <w:tcPr>
            <w:tcW w:w="6570" w:type="dxa"/>
            <w:tcBorders>
              <w:top w:val="nil"/>
              <w:left w:val="nil"/>
              <w:bottom w:val="single" w:sz="4" w:space="0" w:color="auto"/>
              <w:right w:val="single" w:sz="8" w:space="0" w:color="auto"/>
            </w:tcBorders>
            <w:vAlign w:val="center"/>
            <w:hideMark/>
          </w:tcPr>
          <w:p w14:paraId="20B1215F"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Required 24 hours a day, 7 days a week.</w:t>
            </w:r>
          </w:p>
        </w:tc>
      </w:tr>
      <w:tr w:rsidR="00D444BD" w:rsidRPr="00B15701" w14:paraId="2DDDB39F" w14:textId="77777777" w:rsidTr="00D261D1">
        <w:trPr>
          <w:trHeight w:val="1035"/>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07468526"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Significant Outage</w:t>
            </w:r>
          </w:p>
        </w:tc>
        <w:tc>
          <w:tcPr>
            <w:tcW w:w="6570" w:type="dxa"/>
            <w:tcBorders>
              <w:top w:val="nil"/>
              <w:left w:val="nil"/>
              <w:bottom w:val="single" w:sz="4" w:space="0" w:color="auto"/>
              <w:right w:val="single" w:sz="8" w:space="0" w:color="auto"/>
            </w:tcBorders>
            <w:vAlign w:val="center"/>
            <w:hideMark/>
          </w:tcPr>
          <w:p w14:paraId="376EB9E1"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More than 5 minutes of downtime at any time is considered significant.</w:t>
            </w:r>
          </w:p>
        </w:tc>
      </w:tr>
      <w:tr w:rsidR="00D444BD" w:rsidRPr="00B15701" w14:paraId="58367931" w14:textId="77777777" w:rsidTr="00D261D1">
        <w:trPr>
          <w:trHeight w:val="1290"/>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D40AE29"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lastRenderedPageBreak/>
              <w:t>Outage Impact</w:t>
            </w:r>
          </w:p>
        </w:tc>
        <w:tc>
          <w:tcPr>
            <w:tcW w:w="6570" w:type="dxa"/>
            <w:tcBorders>
              <w:top w:val="nil"/>
              <w:left w:val="nil"/>
              <w:bottom w:val="single" w:sz="4" w:space="0" w:color="auto"/>
              <w:right w:val="single" w:sz="8" w:space="0" w:color="auto"/>
            </w:tcBorders>
            <w:vAlign w:val="center"/>
            <w:hideMark/>
          </w:tcPr>
          <w:p w14:paraId="256614BE"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Interruption of service may result in severe financial, regulatory, safety, patient health, or other business issues.</w:t>
            </w:r>
          </w:p>
        </w:tc>
      </w:tr>
      <w:tr w:rsidR="00D444BD" w:rsidRPr="00B15701" w14:paraId="4F35C59F" w14:textId="77777777" w:rsidTr="00D261D1">
        <w:trPr>
          <w:trHeight w:val="1035"/>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3CD4212C"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Scheduled Maintenance</w:t>
            </w:r>
          </w:p>
        </w:tc>
        <w:tc>
          <w:tcPr>
            <w:tcW w:w="6570" w:type="dxa"/>
            <w:tcBorders>
              <w:top w:val="nil"/>
              <w:left w:val="nil"/>
              <w:bottom w:val="single" w:sz="4" w:space="0" w:color="auto"/>
              <w:right w:val="single" w:sz="8" w:space="0" w:color="auto"/>
            </w:tcBorders>
            <w:vAlign w:val="center"/>
            <w:hideMark/>
          </w:tcPr>
          <w:p w14:paraId="31095CB1"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Scheduled maintenance must provide continuity of service availability with minimal interruption.</w:t>
            </w:r>
          </w:p>
        </w:tc>
      </w:tr>
      <w:tr w:rsidR="00D444BD" w:rsidRPr="00B15701" w14:paraId="3C7316AA" w14:textId="77777777" w:rsidTr="00D261D1">
        <w:trPr>
          <w:trHeight w:val="525"/>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5CEB3E00"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Availability Design Target</w:t>
            </w:r>
          </w:p>
        </w:tc>
        <w:tc>
          <w:tcPr>
            <w:tcW w:w="6570" w:type="dxa"/>
            <w:tcBorders>
              <w:top w:val="nil"/>
              <w:left w:val="nil"/>
              <w:bottom w:val="single" w:sz="4" w:space="0" w:color="auto"/>
              <w:right w:val="single" w:sz="8" w:space="0" w:color="auto"/>
            </w:tcBorders>
            <w:vAlign w:val="center"/>
            <w:hideMark/>
          </w:tcPr>
          <w:p w14:paraId="47B66CA7"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99.9%</w:t>
            </w:r>
          </w:p>
        </w:tc>
      </w:tr>
      <w:tr w:rsidR="00D444BD" w:rsidRPr="00B15701" w14:paraId="0897EA54" w14:textId="77777777" w:rsidTr="00D261D1">
        <w:trPr>
          <w:trHeight w:val="780"/>
        </w:trPr>
        <w:tc>
          <w:tcPr>
            <w:tcW w:w="244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63942FD" w14:textId="77777777" w:rsidR="00D444BD" w:rsidRPr="00A16A58" w:rsidRDefault="00D444BD" w:rsidP="00D261D1">
            <w:pPr>
              <w:spacing w:before="60" w:after="60"/>
              <w:jc w:val="center"/>
              <w:rPr>
                <w:rFonts w:ascii="Arial" w:eastAsia="Calibri" w:hAnsi="Arial"/>
                <w:b/>
              </w:rPr>
            </w:pPr>
            <w:r w:rsidRPr="00A16A58">
              <w:rPr>
                <w:rFonts w:ascii="Arial" w:eastAsia="Calibri" w:hAnsi="Arial"/>
                <w:b/>
              </w:rPr>
              <w:t>Component Availability Target</w:t>
            </w:r>
          </w:p>
        </w:tc>
        <w:tc>
          <w:tcPr>
            <w:tcW w:w="6570" w:type="dxa"/>
            <w:tcBorders>
              <w:top w:val="nil"/>
              <w:left w:val="nil"/>
              <w:bottom w:val="single" w:sz="4" w:space="0" w:color="auto"/>
              <w:right w:val="single" w:sz="8" w:space="0" w:color="auto"/>
            </w:tcBorders>
            <w:vAlign w:val="center"/>
            <w:hideMark/>
          </w:tcPr>
          <w:p w14:paraId="7DCBA578" w14:textId="77777777" w:rsidR="00D444BD" w:rsidRPr="00A16A58" w:rsidRDefault="00D444BD" w:rsidP="00D261D1">
            <w:pPr>
              <w:spacing w:before="60" w:after="60"/>
              <w:rPr>
                <w:rFonts w:ascii="Arial" w:eastAsia="Calibri" w:hAnsi="Arial"/>
                <w:color w:val="000000"/>
              </w:rPr>
            </w:pPr>
            <w:r w:rsidRPr="00A16A58">
              <w:rPr>
                <w:rFonts w:ascii="Arial" w:eastAsia="Calibri" w:hAnsi="Arial"/>
                <w:color w:val="000000"/>
              </w:rPr>
              <w:t>99.9%</w:t>
            </w:r>
          </w:p>
        </w:tc>
      </w:tr>
    </w:tbl>
    <w:p w14:paraId="47054433" w14:textId="77777777" w:rsidR="00D444BD" w:rsidRDefault="00D444BD" w:rsidP="00E845B0">
      <w:pPr>
        <w:pStyle w:val="Heading3"/>
        <w:keepNext/>
        <w:ind w:left="810" w:hanging="810"/>
      </w:pPr>
      <w:bookmarkStart w:id="429" w:name="_Toc273530775"/>
      <w:bookmarkStart w:id="430" w:name="_Toc273530870"/>
      <w:bookmarkStart w:id="431" w:name="_Toc280194518"/>
      <w:bookmarkStart w:id="432" w:name="_Toc280195336"/>
      <w:bookmarkStart w:id="433" w:name="_Toc280195483"/>
      <w:bookmarkStart w:id="434" w:name="_Toc273530776"/>
      <w:bookmarkStart w:id="435" w:name="_Toc273530871"/>
      <w:bookmarkStart w:id="436" w:name="_Toc280194519"/>
      <w:bookmarkStart w:id="437" w:name="_Toc280195337"/>
      <w:bookmarkStart w:id="438" w:name="_Toc280195484"/>
      <w:bookmarkStart w:id="439" w:name="_Ref235331686"/>
      <w:bookmarkStart w:id="440" w:name="_Toc235501535"/>
      <w:bookmarkStart w:id="441" w:name="_Toc270492540"/>
      <w:bookmarkStart w:id="442" w:name="_Toc287519490"/>
      <w:bookmarkStart w:id="443" w:name="_Toc328719339"/>
      <w:bookmarkStart w:id="444" w:name="_Toc389575389"/>
      <w:bookmarkStart w:id="445" w:name="_Toc496710824"/>
      <w:bookmarkEnd w:id="429"/>
      <w:bookmarkEnd w:id="430"/>
      <w:bookmarkEnd w:id="431"/>
      <w:bookmarkEnd w:id="432"/>
      <w:bookmarkEnd w:id="433"/>
      <w:bookmarkEnd w:id="434"/>
      <w:bookmarkEnd w:id="435"/>
      <w:bookmarkEnd w:id="436"/>
      <w:bookmarkEnd w:id="437"/>
      <w:bookmarkEnd w:id="438"/>
      <w:r>
        <w:t>Special Device Requirements</w:t>
      </w:r>
      <w:bookmarkEnd w:id="439"/>
      <w:bookmarkEnd w:id="440"/>
      <w:bookmarkEnd w:id="441"/>
      <w:bookmarkEnd w:id="442"/>
      <w:bookmarkEnd w:id="443"/>
      <w:bookmarkEnd w:id="444"/>
      <w:bookmarkEnd w:id="445"/>
    </w:p>
    <w:p w14:paraId="30162E65" w14:textId="77777777" w:rsidR="00D444BD" w:rsidRDefault="00D444BD" w:rsidP="00D444BD">
      <w:pPr>
        <w:pStyle w:val="BodyText"/>
      </w:pPr>
      <w:r>
        <w:t>Not applicable</w:t>
      </w:r>
    </w:p>
    <w:p w14:paraId="5DFEB8AC" w14:textId="77777777" w:rsidR="00D444BD" w:rsidRDefault="00D444BD" w:rsidP="00D444BD">
      <w:pPr>
        <w:pStyle w:val="Heading2"/>
        <w:tabs>
          <w:tab w:val="clear" w:pos="900"/>
          <w:tab w:val="left" w:pos="720"/>
        </w:tabs>
        <w:ind w:left="720" w:hanging="720"/>
      </w:pPr>
      <w:bookmarkStart w:id="446" w:name="_Toc235501536"/>
      <w:bookmarkStart w:id="447" w:name="_Toc270492541"/>
      <w:bookmarkStart w:id="448" w:name="_Toc287519491"/>
      <w:bookmarkStart w:id="449" w:name="_Toc328719340"/>
      <w:bookmarkStart w:id="450" w:name="_Toc389575390"/>
      <w:bookmarkStart w:id="451" w:name="_Toc496710825"/>
      <w:r>
        <w:t>Legacy System Retirement</w:t>
      </w:r>
      <w:bookmarkEnd w:id="446"/>
      <w:bookmarkEnd w:id="447"/>
      <w:bookmarkEnd w:id="448"/>
      <w:bookmarkEnd w:id="449"/>
      <w:bookmarkEnd w:id="450"/>
      <w:bookmarkEnd w:id="451"/>
    </w:p>
    <w:p w14:paraId="0FFF927A" w14:textId="77777777" w:rsidR="00D444BD" w:rsidRDefault="00D444BD" w:rsidP="00D444BD">
      <w:pPr>
        <w:pStyle w:val="BodyText"/>
      </w:pPr>
      <w:bookmarkStart w:id="452" w:name="_Toc235501537"/>
      <w:bookmarkStart w:id="453" w:name="_Toc270492542"/>
      <w:bookmarkStart w:id="454" w:name="_Toc287519492"/>
      <w:bookmarkEnd w:id="195"/>
      <w:bookmarkEnd w:id="196"/>
      <w:r>
        <w:t xml:space="preserve">Not applicable </w:t>
      </w:r>
    </w:p>
    <w:p w14:paraId="5AA30CB0" w14:textId="77777777" w:rsidR="00D444BD" w:rsidRDefault="00D444BD" w:rsidP="00D444BD">
      <w:pPr>
        <w:pStyle w:val="Heading1"/>
      </w:pPr>
      <w:bookmarkStart w:id="455" w:name="_Toc328719341"/>
      <w:bookmarkStart w:id="456" w:name="_Toc389575391"/>
      <w:bookmarkStart w:id="457" w:name="_Toc496710826"/>
      <w:r>
        <w:t>Conceptual Design</w:t>
      </w:r>
      <w:bookmarkEnd w:id="452"/>
      <w:bookmarkEnd w:id="453"/>
      <w:bookmarkEnd w:id="454"/>
      <w:bookmarkEnd w:id="455"/>
      <w:bookmarkEnd w:id="456"/>
      <w:bookmarkEnd w:id="457"/>
    </w:p>
    <w:p w14:paraId="3C2AA8E2" w14:textId="77777777" w:rsidR="00D444BD" w:rsidRPr="0064146D" w:rsidRDefault="00D444BD" w:rsidP="00D444BD">
      <w:pPr>
        <w:pStyle w:val="Heading2"/>
        <w:tabs>
          <w:tab w:val="clear" w:pos="900"/>
          <w:tab w:val="left" w:pos="720"/>
        </w:tabs>
        <w:ind w:left="720" w:hanging="720"/>
      </w:pPr>
      <w:bookmarkStart w:id="458" w:name="_Toc235501538"/>
      <w:bookmarkStart w:id="459" w:name="_Toc270492543"/>
      <w:bookmarkStart w:id="460" w:name="_Toc287519493"/>
      <w:bookmarkStart w:id="461" w:name="_Toc328719342"/>
      <w:bookmarkStart w:id="462" w:name="_Toc389575392"/>
      <w:bookmarkStart w:id="463" w:name="_Toc496710827"/>
      <w:r>
        <w:t>Conceptual Application Design</w:t>
      </w:r>
      <w:bookmarkEnd w:id="458"/>
      <w:bookmarkEnd w:id="459"/>
      <w:bookmarkEnd w:id="460"/>
      <w:bookmarkEnd w:id="461"/>
      <w:bookmarkEnd w:id="462"/>
      <w:bookmarkEnd w:id="463"/>
    </w:p>
    <w:p w14:paraId="4B9DC3FD" w14:textId="369EABF0" w:rsidR="00D444BD" w:rsidRDefault="00D444BD" w:rsidP="00D444BD">
      <w:pPr>
        <w:pStyle w:val="BodyText"/>
      </w:pPr>
      <w:r w:rsidRPr="0064146D">
        <w:t xml:space="preserve">This design assumes current load levels will remain fairly constant with slow, steady growth over time. If there is a significant change in system use, it is expected that </w:t>
      </w:r>
      <w:r w:rsidR="00A20783">
        <w:t>DVP</w:t>
      </w:r>
      <w:r w:rsidR="001D502F">
        <w:t xml:space="preserve"> </w:t>
      </w:r>
      <w:r w:rsidRPr="0064146D">
        <w:t xml:space="preserve">stakeholders will notify MVI management, as outlined in </w:t>
      </w:r>
      <w:r w:rsidRPr="008127D4">
        <w:t xml:space="preserve">section </w:t>
      </w:r>
      <w:r>
        <w:fldChar w:fldCharType="begin"/>
      </w:r>
      <w:r>
        <w:instrText xml:space="preserve"> REF _Ref390277009 \r \h </w:instrText>
      </w:r>
      <w:r>
        <w:fldChar w:fldCharType="separate"/>
      </w:r>
      <w:r w:rsidR="003A44BB">
        <w:t>1.7</w:t>
      </w:r>
      <w:r>
        <w:fldChar w:fldCharType="end"/>
      </w:r>
      <w:r>
        <w:t>.</w:t>
      </w:r>
    </w:p>
    <w:p w14:paraId="5848DC0C" w14:textId="6D28EB18" w:rsidR="00FA3968" w:rsidRDefault="00FA3968" w:rsidP="00FA3968">
      <w:pPr>
        <w:pStyle w:val="Heading3"/>
        <w:keepNext/>
        <w:ind w:left="810" w:hanging="810"/>
      </w:pPr>
      <w:bookmarkStart w:id="464" w:name="_Toc496710828"/>
      <w:bookmarkStart w:id="465" w:name="_Toc219728916"/>
      <w:bookmarkStart w:id="466" w:name="_Toc221116657"/>
      <w:bookmarkStart w:id="467" w:name="_Toc221189680"/>
      <w:bookmarkStart w:id="468" w:name="_Toc221200539"/>
      <w:bookmarkStart w:id="469" w:name="_Toc221291826"/>
      <w:bookmarkStart w:id="470" w:name="_Toc222032957"/>
      <w:bookmarkStart w:id="471" w:name="_Ref232590702"/>
      <w:bookmarkStart w:id="472" w:name="_Ref232590711"/>
      <w:bookmarkStart w:id="473" w:name="_Ref235379142"/>
      <w:bookmarkStart w:id="474" w:name="_Toc235501539"/>
      <w:bookmarkStart w:id="475" w:name="_Toc270492544"/>
      <w:bookmarkStart w:id="476" w:name="_Toc287519494"/>
      <w:bookmarkStart w:id="477" w:name="_Toc328719343"/>
      <w:bookmarkStart w:id="478" w:name="_Toc389575393"/>
      <w:r w:rsidRPr="0064146D">
        <w:t xml:space="preserve">Application </w:t>
      </w:r>
      <w:r>
        <w:t>Context</w:t>
      </w:r>
      <w:bookmarkEnd w:id="464"/>
    </w:p>
    <w:p w14:paraId="6D7A579D" w14:textId="07AD79CE" w:rsidR="00FA3968" w:rsidRDefault="00FA3968" w:rsidP="00FA3968">
      <w:pPr>
        <w:pStyle w:val="BodyText"/>
        <w:spacing w:before="121"/>
        <w:ind w:right="703"/>
      </w:pPr>
      <w:r>
        <w:rPr>
          <w:b/>
        </w:rPr>
        <w:t>DVP</w:t>
      </w:r>
      <w:r w:rsidRPr="00F00666">
        <w:t xml:space="preserve"> </w:t>
      </w:r>
      <w:r>
        <w:t>is the VA’s Data Access Service,</w:t>
      </w:r>
      <w:r w:rsidRPr="00F00666">
        <w:t xml:space="preserve"> responsible for transport and </w:t>
      </w:r>
      <w:r>
        <w:t xml:space="preserve">temporary </w:t>
      </w:r>
      <w:r w:rsidRPr="00F00666">
        <w:t xml:space="preserve">storage </w:t>
      </w:r>
      <w:r>
        <w:t xml:space="preserve">(caching) </w:t>
      </w:r>
      <w:r w:rsidRPr="00F00666">
        <w:t xml:space="preserve">of structured and non-structured data between internal VA and external producers and consumers. </w:t>
      </w:r>
      <w:r>
        <w:t>DVP</w:t>
      </w:r>
      <w:r w:rsidRPr="00F00666">
        <w:t xml:space="preserve"> provides a common access mechanism for Veteran and Service Member electronic record information stored in and outside the VA.  </w:t>
      </w:r>
      <w:r>
        <w:t xml:space="preserve">DVP removes the risk of using separate systems.  Instead, it provides a new platform or modernized system that allows for Veteran and employee increased transparency. The solution will eliminate multiple silos. VADP will integrate with other VA systems including VBMS, EDW, CDW, </w:t>
      </w:r>
      <w:proofErr w:type="spellStart"/>
      <w:ins w:id="479" w:author="Andrew Parcel" w:date="2020-11-23T11:05:00Z">
        <w:r w:rsidR="00D14917">
          <w:t>VistALink</w:t>
        </w:r>
        <w:proofErr w:type="spellEnd"/>
        <w:r w:rsidR="00D14917">
          <w:t xml:space="preserve">, </w:t>
        </w:r>
      </w:ins>
      <w:r>
        <w:t xml:space="preserve">Corporate, and a number of legacy systems. </w:t>
      </w:r>
    </w:p>
    <w:p w14:paraId="788C9BCE" w14:textId="29C20D9B" w:rsidR="00FA3968" w:rsidRPr="00FA3968" w:rsidRDefault="00FA3968" w:rsidP="00FA3968">
      <w:pPr>
        <w:pStyle w:val="Heading3"/>
        <w:keepNext/>
        <w:ind w:left="810" w:hanging="810"/>
      </w:pPr>
      <w:bookmarkStart w:id="480" w:name="_Toc496710829"/>
      <w:r>
        <w:t xml:space="preserve">High-Level </w:t>
      </w:r>
      <w:r w:rsidR="00D444BD" w:rsidRPr="0064146D">
        <w:t xml:space="preserve">Application </w:t>
      </w:r>
      <w:bookmarkStart w:id="481" w:name="_Ref221118344"/>
      <w:bookmarkStart w:id="482" w:name="_Toc221189839"/>
      <w:bookmarkStart w:id="483" w:name="_Toc221201088"/>
      <w:bookmarkStart w:id="484" w:name="_Toc222032980"/>
      <w:bookmarkStart w:id="485" w:name="_Toc235501646"/>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r>
        <w:t>Design</w:t>
      </w:r>
      <w:bookmarkEnd w:id="480"/>
    </w:p>
    <w:bookmarkEnd w:id="481"/>
    <w:bookmarkEnd w:id="482"/>
    <w:bookmarkEnd w:id="483"/>
    <w:bookmarkEnd w:id="484"/>
    <w:bookmarkEnd w:id="485"/>
    <w:p w14:paraId="177EDA7A" w14:textId="5F0529FB" w:rsidR="00931C1F" w:rsidRDefault="00A20783" w:rsidP="00931C1F">
      <w:pPr>
        <w:pStyle w:val="Body"/>
      </w:pPr>
      <w:r>
        <w:t>DVP</w:t>
      </w:r>
      <w:r w:rsidR="00931C1F">
        <w:t xml:space="preserve"> </w:t>
      </w:r>
      <w:r w:rsidR="00F91CA6">
        <w:t>calls</w:t>
      </w:r>
      <w:r w:rsidR="00F91CA6" w:rsidRPr="008601FF">
        <w:t xml:space="preserve"> MVI’s </w:t>
      </w:r>
      <w:proofErr w:type="spellStart"/>
      <w:r w:rsidR="00F1202C">
        <w:t>GetCorrespondingIDs</w:t>
      </w:r>
      <w:proofErr w:type="spellEnd"/>
      <w:r w:rsidR="00F1202C">
        <w:t xml:space="preserve"> operation</w:t>
      </w:r>
      <w:r w:rsidR="00F91CA6" w:rsidRPr="008601FF">
        <w:t xml:space="preserve"> to retrieve all identifiers associated with an MVI person record.</w:t>
      </w:r>
    </w:p>
    <w:p w14:paraId="1D15BB4D" w14:textId="77777777" w:rsidR="0010412D" w:rsidRDefault="0010412D" w:rsidP="0010412D">
      <w:pPr>
        <w:pStyle w:val="Body"/>
      </w:pPr>
      <w:r>
        <w:rPr>
          <w:noProof/>
        </w:rPr>
        <w:lastRenderedPageBreak/>
        <w:drawing>
          <wp:inline distT="0" distB="0" distL="0" distR="0" wp14:anchorId="76579890" wp14:editId="1984B4D7">
            <wp:extent cx="5943600" cy="5603240"/>
            <wp:effectExtent l="0" t="0" r="0" b="0"/>
            <wp:docPr id="4" name="Picture 4" descr="C:\Users\vhaisdreimol\Documents\IAM\Digital Platform - SR-985\Digital_DigitialPlatformGCI_090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haisdreimol\Documents\IAM\Digital Platform - SR-985\Digital_DigitialPlatformGCI_090620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noFill/>
                    </a:ln>
                  </pic:spPr>
                </pic:pic>
              </a:graphicData>
            </a:graphic>
          </wp:inline>
        </w:drawing>
      </w:r>
    </w:p>
    <w:p w14:paraId="65BF48C5" w14:textId="77777777" w:rsidR="0010412D" w:rsidRDefault="0010412D" w:rsidP="0010412D">
      <w:pPr>
        <w:pStyle w:val="Caption"/>
      </w:pPr>
      <w:bookmarkStart w:id="486" w:name="_Toc474502199"/>
      <w:bookmarkStart w:id="487" w:name="_Toc496710871"/>
      <w:r>
        <w:t xml:space="preserve">Figure: </w:t>
      </w:r>
      <w:r w:rsidR="00D550BA">
        <w:fldChar w:fldCharType="begin"/>
      </w:r>
      <w:r w:rsidR="00D550BA">
        <w:instrText xml:space="preserve"> SEQ Figure: \* ARABIC </w:instrText>
      </w:r>
      <w:r w:rsidR="00D550BA">
        <w:fldChar w:fldCharType="separate"/>
      </w:r>
      <w:r>
        <w:rPr>
          <w:noProof/>
        </w:rPr>
        <w:t>3</w:t>
      </w:r>
      <w:r w:rsidR="00D550BA">
        <w:rPr>
          <w:noProof/>
        </w:rPr>
        <w:fldChar w:fldCharType="end"/>
      </w:r>
      <w:r>
        <w:t xml:space="preserve"> DVP Generic - To Be Process </w:t>
      </w:r>
      <w:r w:rsidRPr="00D20FC4">
        <w:t>(</w:t>
      </w:r>
      <w:r>
        <w:t>zoom to 200%</w:t>
      </w:r>
      <w:r w:rsidRPr="00D20FC4">
        <w:t>)</w:t>
      </w:r>
      <w:bookmarkEnd w:id="486"/>
      <w:bookmarkEnd w:id="487"/>
    </w:p>
    <w:p w14:paraId="75962BA8" w14:textId="77777777" w:rsidR="0010412D" w:rsidRDefault="0010412D" w:rsidP="00931C1F">
      <w:pPr>
        <w:pStyle w:val="Body"/>
      </w:pPr>
    </w:p>
    <w:p w14:paraId="43671BD3" w14:textId="43D3C67F" w:rsidR="00CA2289" w:rsidRDefault="00CA2289" w:rsidP="00CA2289">
      <w:pPr>
        <w:pStyle w:val="BodyText"/>
      </w:pPr>
      <w:r>
        <w:rPr>
          <w:noProof/>
        </w:rPr>
        <w:lastRenderedPageBreak/>
        <w:drawing>
          <wp:inline distT="0" distB="0" distL="0" distR="0" wp14:anchorId="2E72CCE8" wp14:editId="1A3B31C0">
            <wp:extent cx="5943600" cy="6817995"/>
            <wp:effectExtent l="0" t="0" r="0" b="1905"/>
            <wp:docPr id="7" name="Picture 7" descr="C:\Users\vhaisdreimol\Documents\IAM\Digital Platform - SR-985\Digital_DigitialPlatformVeteran_9-1-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haisdreimol\Documents\IAM\Digital Platform - SR-985\Digital_DigitialPlatformVeteran_9-1-20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17995"/>
                    </a:xfrm>
                    <a:prstGeom prst="rect">
                      <a:avLst/>
                    </a:prstGeom>
                    <a:noFill/>
                    <a:ln>
                      <a:noFill/>
                    </a:ln>
                  </pic:spPr>
                </pic:pic>
              </a:graphicData>
            </a:graphic>
          </wp:inline>
        </w:drawing>
      </w:r>
    </w:p>
    <w:p w14:paraId="3BD75EF9" w14:textId="573CE485" w:rsidR="00CA2289" w:rsidRDefault="00CA2289" w:rsidP="00CA2289">
      <w:pPr>
        <w:pStyle w:val="Caption"/>
      </w:pPr>
      <w:bookmarkStart w:id="488" w:name="_Toc496710872"/>
      <w:r>
        <w:t xml:space="preserve">Figure: </w:t>
      </w:r>
      <w:r w:rsidR="00D550BA">
        <w:fldChar w:fldCharType="begin"/>
      </w:r>
      <w:r w:rsidR="00D550BA">
        <w:instrText xml:space="preserve"> SEQ Figure: \* ARABIC </w:instrText>
      </w:r>
      <w:r w:rsidR="00D550BA">
        <w:fldChar w:fldCharType="separate"/>
      </w:r>
      <w:r>
        <w:rPr>
          <w:noProof/>
        </w:rPr>
        <w:t>4</w:t>
      </w:r>
      <w:r w:rsidR="00D550BA">
        <w:rPr>
          <w:noProof/>
        </w:rPr>
        <w:fldChar w:fldCharType="end"/>
      </w:r>
      <w:r>
        <w:t xml:space="preserve"> </w:t>
      </w:r>
      <w:r w:rsidRPr="00CA2289">
        <w:t xml:space="preserve">DVP Process - To Be Initial Release </w:t>
      </w:r>
      <w:r w:rsidRPr="00D20FC4">
        <w:t>(</w:t>
      </w:r>
      <w:r>
        <w:t>zoom to 200%</w:t>
      </w:r>
      <w:r w:rsidRPr="00D20FC4">
        <w:t>)</w:t>
      </w:r>
      <w:bookmarkEnd w:id="488"/>
    </w:p>
    <w:p w14:paraId="702AF795" w14:textId="77777777" w:rsidR="00CA2289" w:rsidRPr="008E3B38" w:rsidRDefault="00CA2289" w:rsidP="00931C1F">
      <w:pPr>
        <w:pStyle w:val="Body"/>
      </w:pPr>
    </w:p>
    <w:p w14:paraId="4D7C737B" w14:textId="1353E00D" w:rsidR="005812A9" w:rsidRDefault="00D444BD" w:rsidP="005812A9">
      <w:pPr>
        <w:pStyle w:val="Heading3"/>
        <w:keepNext/>
        <w:ind w:left="810" w:hanging="810"/>
      </w:pPr>
      <w:bookmarkStart w:id="489" w:name="_Toc221116659"/>
      <w:bookmarkStart w:id="490" w:name="_Toc221189682"/>
      <w:bookmarkStart w:id="491" w:name="_Toc221200541"/>
      <w:bookmarkStart w:id="492" w:name="_Toc221291828"/>
      <w:bookmarkStart w:id="493" w:name="_Toc222032959"/>
      <w:bookmarkStart w:id="494" w:name="_Toc235501541"/>
      <w:bookmarkStart w:id="495" w:name="_Toc270492546"/>
      <w:bookmarkStart w:id="496" w:name="_Toc287519496"/>
      <w:bookmarkStart w:id="497" w:name="_Toc328719345"/>
      <w:bookmarkStart w:id="498" w:name="_Toc389575395"/>
      <w:bookmarkStart w:id="499" w:name="_Toc496710830"/>
      <w:r>
        <w:t>Application Locations</w:t>
      </w:r>
      <w:bookmarkEnd w:id="489"/>
      <w:bookmarkEnd w:id="490"/>
      <w:bookmarkEnd w:id="491"/>
      <w:bookmarkEnd w:id="492"/>
      <w:bookmarkEnd w:id="493"/>
      <w:bookmarkEnd w:id="494"/>
      <w:bookmarkEnd w:id="495"/>
      <w:bookmarkEnd w:id="496"/>
      <w:bookmarkEnd w:id="497"/>
      <w:bookmarkEnd w:id="498"/>
      <w:bookmarkEnd w:id="499"/>
    </w:p>
    <w:p w14:paraId="7A016B7E" w14:textId="0B6B3FBF" w:rsidR="00B679B1" w:rsidRDefault="00A20783" w:rsidP="00B679B1">
      <w:pPr>
        <w:pStyle w:val="BodyText"/>
      </w:pPr>
      <w:r>
        <w:t>DVP</w:t>
      </w:r>
      <w:r w:rsidR="00B679B1">
        <w:t xml:space="preserve"> servers are hosted </w:t>
      </w:r>
      <w:r w:rsidR="00FA3968">
        <w:t xml:space="preserve">by </w:t>
      </w:r>
      <w:r w:rsidR="00753612">
        <w:t>Amazon</w:t>
      </w:r>
      <w:r w:rsidR="00FA3968">
        <w:t>’s AWS</w:t>
      </w:r>
      <w:r w:rsidR="00753612">
        <w:t xml:space="preserve"> GovCloud.</w:t>
      </w:r>
    </w:p>
    <w:p w14:paraId="69EE5CCD" w14:textId="77777777" w:rsidR="00B679B1" w:rsidRDefault="00B679B1" w:rsidP="00B679B1">
      <w:pPr>
        <w:pStyle w:val="BodyText"/>
      </w:pPr>
      <w:r>
        <w:t>MVI servers are hosted in Austin, Texas with a failover site in Hines, Illinois.</w:t>
      </w:r>
    </w:p>
    <w:p w14:paraId="786B013B" w14:textId="77777777" w:rsidR="00B679B1" w:rsidRDefault="00B679B1" w:rsidP="00B679B1">
      <w:pPr>
        <w:pStyle w:val="BodyText"/>
      </w:pPr>
      <w:r>
        <w:lastRenderedPageBreak/>
        <w:t>The use of failover sites should be transparent to end-users. Certain administrative tasks may be necessary, but the fulfillment of these tasks will not impact the design of this system.</w:t>
      </w:r>
    </w:p>
    <w:p w14:paraId="2D86680E" w14:textId="77777777" w:rsidR="00D444BD" w:rsidRDefault="00D444BD" w:rsidP="00D444BD">
      <w:pPr>
        <w:pStyle w:val="Heading2"/>
        <w:tabs>
          <w:tab w:val="clear" w:pos="900"/>
          <w:tab w:val="left" w:pos="720"/>
        </w:tabs>
        <w:ind w:left="720" w:hanging="720"/>
      </w:pPr>
      <w:bookmarkStart w:id="500" w:name="_Toc219728917"/>
      <w:bookmarkStart w:id="501" w:name="_Toc221116666"/>
      <w:bookmarkStart w:id="502" w:name="_Toc221189689"/>
      <w:bookmarkStart w:id="503" w:name="_Toc221200548"/>
      <w:bookmarkStart w:id="504" w:name="_Toc221291835"/>
      <w:bookmarkStart w:id="505" w:name="_Toc222032966"/>
      <w:bookmarkStart w:id="506" w:name="_Toc235501543"/>
      <w:bookmarkStart w:id="507" w:name="_Toc270492548"/>
      <w:bookmarkStart w:id="508" w:name="_Toc287519498"/>
      <w:bookmarkStart w:id="509" w:name="_Toc328719347"/>
      <w:bookmarkStart w:id="510" w:name="_Toc389575396"/>
      <w:bookmarkStart w:id="511" w:name="_Toc496710831"/>
      <w:r>
        <w:t>Conceptual Data Design</w:t>
      </w:r>
      <w:bookmarkEnd w:id="500"/>
      <w:bookmarkEnd w:id="501"/>
      <w:bookmarkEnd w:id="502"/>
      <w:bookmarkEnd w:id="503"/>
      <w:bookmarkEnd w:id="504"/>
      <w:bookmarkEnd w:id="505"/>
      <w:bookmarkEnd w:id="506"/>
      <w:bookmarkEnd w:id="507"/>
      <w:bookmarkEnd w:id="508"/>
      <w:bookmarkEnd w:id="509"/>
      <w:bookmarkEnd w:id="510"/>
      <w:bookmarkEnd w:id="511"/>
    </w:p>
    <w:p w14:paraId="18529F34" w14:textId="77777777" w:rsidR="00D444BD" w:rsidRDefault="00D444BD" w:rsidP="00D444BD">
      <w:pPr>
        <w:pStyle w:val="Heading3"/>
        <w:keepNext/>
        <w:ind w:left="810" w:hanging="810"/>
      </w:pPr>
      <w:bookmarkStart w:id="512" w:name="_Toc221116668"/>
      <w:bookmarkStart w:id="513" w:name="_Toc221189691"/>
      <w:bookmarkStart w:id="514" w:name="_Toc221200550"/>
      <w:bookmarkStart w:id="515" w:name="_Toc221291837"/>
      <w:bookmarkStart w:id="516" w:name="_Toc222032968"/>
      <w:bookmarkStart w:id="517" w:name="_Toc235501544"/>
      <w:bookmarkStart w:id="518" w:name="_Toc270492549"/>
      <w:bookmarkStart w:id="519" w:name="_Toc287519499"/>
      <w:bookmarkStart w:id="520" w:name="_Toc328719348"/>
      <w:bookmarkStart w:id="521" w:name="_Toc389575397"/>
      <w:bookmarkStart w:id="522" w:name="_Toc496710832"/>
      <w:r>
        <w:t>Project Conceptual Data Model</w:t>
      </w:r>
      <w:bookmarkEnd w:id="512"/>
      <w:bookmarkEnd w:id="513"/>
      <w:bookmarkEnd w:id="514"/>
      <w:bookmarkEnd w:id="515"/>
      <w:bookmarkEnd w:id="516"/>
      <w:bookmarkEnd w:id="517"/>
      <w:bookmarkEnd w:id="518"/>
      <w:bookmarkEnd w:id="519"/>
      <w:bookmarkEnd w:id="520"/>
      <w:bookmarkEnd w:id="521"/>
      <w:bookmarkEnd w:id="522"/>
    </w:p>
    <w:p w14:paraId="34B2579F" w14:textId="77777777" w:rsidR="00D444BD" w:rsidRPr="00A16A58" w:rsidRDefault="00D444BD" w:rsidP="00D444BD">
      <w:pPr>
        <w:pStyle w:val="BodyText"/>
      </w:pPr>
      <w:bookmarkStart w:id="523" w:name="_Toc221189843"/>
      <w:bookmarkStart w:id="524" w:name="_Toc221201092"/>
      <w:bookmarkStart w:id="525" w:name="_Toc222032984"/>
      <w:r>
        <w:t>This is not</w:t>
      </w:r>
      <w:r w:rsidRPr="00A16A58">
        <w:t xml:space="preserve"> applicable</w:t>
      </w:r>
      <w:r>
        <w:t>, as n</w:t>
      </w:r>
      <w:r w:rsidRPr="008A2921">
        <w:t>o</w:t>
      </w:r>
      <w:r w:rsidRPr="00A16A58">
        <w:t xml:space="preserve"> data model changes will be required for this integration</w:t>
      </w:r>
      <w:r>
        <w:t>.</w:t>
      </w:r>
    </w:p>
    <w:p w14:paraId="38D83E69" w14:textId="77777777" w:rsidR="00D444BD" w:rsidRDefault="00D444BD" w:rsidP="00D444BD">
      <w:pPr>
        <w:pStyle w:val="Heading3"/>
        <w:keepNext/>
        <w:ind w:left="810" w:hanging="810"/>
      </w:pPr>
      <w:bookmarkStart w:id="526" w:name="_Toc234903848"/>
      <w:bookmarkStart w:id="527" w:name="_Toc234943406"/>
      <w:bookmarkStart w:id="528" w:name="_Toc234903850"/>
      <w:bookmarkStart w:id="529" w:name="_Toc234943408"/>
      <w:bookmarkStart w:id="530" w:name="_Toc234903852"/>
      <w:bookmarkStart w:id="531" w:name="_Toc234943410"/>
      <w:bookmarkStart w:id="532" w:name="_Toc234903875"/>
      <w:bookmarkStart w:id="533" w:name="_Toc234943433"/>
      <w:bookmarkStart w:id="534" w:name="_Toc221116671"/>
      <w:bookmarkStart w:id="535" w:name="_Toc221189694"/>
      <w:bookmarkStart w:id="536" w:name="_Toc221200553"/>
      <w:bookmarkStart w:id="537" w:name="_Toc221291840"/>
      <w:bookmarkStart w:id="538" w:name="_Toc222032971"/>
      <w:bookmarkStart w:id="539" w:name="_Toc235501546"/>
      <w:bookmarkStart w:id="540" w:name="_Toc270492550"/>
      <w:bookmarkStart w:id="541" w:name="_Toc287519500"/>
      <w:bookmarkStart w:id="542" w:name="_Toc328719349"/>
      <w:bookmarkStart w:id="543" w:name="_Toc389575398"/>
      <w:bookmarkStart w:id="544" w:name="_Toc496710833"/>
      <w:bookmarkEnd w:id="523"/>
      <w:bookmarkEnd w:id="524"/>
      <w:bookmarkEnd w:id="525"/>
      <w:bookmarkEnd w:id="526"/>
      <w:bookmarkEnd w:id="527"/>
      <w:bookmarkEnd w:id="528"/>
      <w:bookmarkEnd w:id="529"/>
      <w:bookmarkEnd w:id="530"/>
      <w:bookmarkEnd w:id="531"/>
      <w:bookmarkEnd w:id="532"/>
      <w:bookmarkEnd w:id="533"/>
      <w:r>
        <w:t>Database Information</w:t>
      </w:r>
      <w:bookmarkEnd w:id="534"/>
      <w:bookmarkEnd w:id="535"/>
      <w:bookmarkEnd w:id="536"/>
      <w:bookmarkEnd w:id="537"/>
      <w:bookmarkEnd w:id="538"/>
      <w:bookmarkEnd w:id="539"/>
      <w:bookmarkEnd w:id="540"/>
      <w:bookmarkEnd w:id="541"/>
      <w:bookmarkEnd w:id="542"/>
      <w:bookmarkEnd w:id="543"/>
      <w:bookmarkEnd w:id="544"/>
    </w:p>
    <w:p w14:paraId="5ADF1F34" w14:textId="77777777" w:rsidR="00D444BD" w:rsidRPr="00A16A58" w:rsidRDefault="00D444BD" w:rsidP="00D444BD">
      <w:pPr>
        <w:pStyle w:val="BodyText"/>
      </w:pPr>
      <w:bookmarkStart w:id="545" w:name="_Toc221116672"/>
      <w:bookmarkStart w:id="546" w:name="_Toc221189695"/>
      <w:bookmarkStart w:id="547" w:name="_Toc221200554"/>
      <w:bookmarkStart w:id="548" w:name="_Toc221291841"/>
      <w:bookmarkStart w:id="549" w:name="_Toc222032972"/>
      <w:bookmarkStart w:id="550" w:name="_Toc235501547"/>
      <w:bookmarkStart w:id="551" w:name="_Toc270492551"/>
      <w:bookmarkStart w:id="552" w:name="_Toc287519501"/>
      <w:r>
        <w:t>This is not</w:t>
      </w:r>
      <w:r w:rsidRPr="00A16A58">
        <w:t xml:space="preserve"> applicable</w:t>
      </w:r>
      <w:r>
        <w:t>, as n</w:t>
      </w:r>
      <w:r w:rsidRPr="008A2921">
        <w:t xml:space="preserve">o </w:t>
      </w:r>
      <w:r>
        <w:t>s</w:t>
      </w:r>
      <w:r w:rsidRPr="008A2921">
        <w:t>chema</w:t>
      </w:r>
      <w:r w:rsidRPr="00A16A58">
        <w:t xml:space="preserve"> changes will be required for this integration</w:t>
      </w:r>
      <w:r>
        <w:t>.</w:t>
      </w:r>
    </w:p>
    <w:p w14:paraId="3CBCFEA9" w14:textId="77777777" w:rsidR="00D444BD" w:rsidRPr="008A2921" w:rsidRDefault="00D444BD" w:rsidP="00D444BD">
      <w:pPr>
        <w:pStyle w:val="Heading2"/>
        <w:tabs>
          <w:tab w:val="clear" w:pos="900"/>
          <w:tab w:val="left" w:pos="720"/>
        </w:tabs>
        <w:ind w:left="720" w:hanging="720"/>
      </w:pPr>
      <w:bookmarkStart w:id="553" w:name="_Toc328719350"/>
      <w:bookmarkStart w:id="554" w:name="_Toc389575399"/>
      <w:bookmarkStart w:id="555" w:name="_Toc496710834"/>
      <w:r>
        <w:t>Conceptual Infrastructure Design</w:t>
      </w:r>
      <w:bookmarkEnd w:id="545"/>
      <w:bookmarkEnd w:id="546"/>
      <w:bookmarkEnd w:id="547"/>
      <w:bookmarkEnd w:id="548"/>
      <w:bookmarkEnd w:id="549"/>
      <w:bookmarkEnd w:id="550"/>
      <w:bookmarkEnd w:id="551"/>
      <w:bookmarkEnd w:id="552"/>
      <w:bookmarkEnd w:id="553"/>
      <w:bookmarkEnd w:id="554"/>
      <w:bookmarkEnd w:id="555"/>
    </w:p>
    <w:p w14:paraId="39825B08" w14:textId="77777777" w:rsidR="00D444BD" w:rsidRDefault="00D444BD" w:rsidP="00D444BD">
      <w:pPr>
        <w:pStyle w:val="BodyText"/>
      </w:pPr>
      <w:r>
        <w:t xml:space="preserve">This is not applicable, as the MVI integration will not require a change to the existing infrastructure. </w:t>
      </w:r>
    </w:p>
    <w:p w14:paraId="58EB203D" w14:textId="77777777" w:rsidR="00D444BD" w:rsidRDefault="00D444BD" w:rsidP="00D444BD">
      <w:pPr>
        <w:pStyle w:val="Heading3"/>
        <w:keepNext/>
        <w:ind w:left="810" w:hanging="810"/>
      </w:pPr>
      <w:bookmarkStart w:id="556" w:name="_Toc221116662"/>
      <w:bookmarkStart w:id="557" w:name="_Toc221189685"/>
      <w:bookmarkStart w:id="558" w:name="_Toc221200544"/>
      <w:bookmarkStart w:id="559" w:name="_Toc221291831"/>
      <w:bookmarkStart w:id="560" w:name="_Toc222032962"/>
      <w:bookmarkStart w:id="561" w:name="_Toc235501549"/>
      <w:bookmarkStart w:id="562" w:name="_Toc270492552"/>
      <w:bookmarkStart w:id="563" w:name="_Toc287519502"/>
      <w:bookmarkStart w:id="564" w:name="_Toc328719351"/>
      <w:bookmarkStart w:id="565" w:name="_Toc389575400"/>
      <w:bookmarkStart w:id="566" w:name="_Toc496710835"/>
      <w:bookmarkStart w:id="567" w:name="_Toc221116673"/>
      <w:bookmarkStart w:id="568" w:name="_Toc221189697"/>
      <w:bookmarkStart w:id="569" w:name="_Toc221200556"/>
      <w:bookmarkStart w:id="570" w:name="_Toc221291843"/>
      <w:bookmarkStart w:id="571" w:name="_Toc222032974"/>
      <w:r>
        <w:t>System Criticality and High Availability</w:t>
      </w:r>
      <w:bookmarkEnd w:id="556"/>
      <w:bookmarkEnd w:id="557"/>
      <w:bookmarkEnd w:id="558"/>
      <w:bookmarkEnd w:id="559"/>
      <w:bookmarkEnd w:id="560"/>
      <w:bookmarkEnd w:id="561"/>
      <w:bookmarkEnd w:id="562"/>
      <w:bookmarkEnd w:id="563"/>
      <w:bookmarkEnd w:id="564"/>
      <w:bookmarkEnd w:id="565"/>
      <w:bookmarkEnd w:id="566"/>
    </w:p>
    <w:p w14:paraId="4F40B84C" w14:textId="1F056428" w:rsidR="00D444BD" w:rsidRPr="00A16A58" w:rsidRDefault="00D444BD" w:rsidP="00D444BD">
      <w:pPr>
        <w:pStyle w:val="BodyText"/>
      </w:pPr>
      <w:r>
        <w:t xml:space="preserve">See </w:t>
      </w:r>
      <w:r w:rsidRPr="003D1CC9">
        <w:t xml:space="preserve">section </w:t>
      </w:r>
      <w:r w:rsidR="00947A3F">
        <w:t>2.5.6</w:t>
      </w:r>
      <w:r w:rsidRPr="00A16A58">
        <w:t xml:space="preserve"> for information on system criticality and high availability.</w:t>
      </w:r>
    </w:p>
    <w:p w14:paraId="00EB2A48" w14:textId="77777777" w:rsidR="00D444BD" w:rsidRDefault="00D444BD" w:rsidP="00D444BD">
      <w:pPr>
        <w:pStyle w:val="Heading3"/>
        <w:keepNext/>
        <w:ind w:left="810" w:hanging="810"/>
      </w:pPr>
      <w:bookmarkStart w:id="572" w:name="_Toc235501550"/>
      <w:bookmarkStart w:id="573" w:name="_Toc270492553"/>
      <w:bookmarkStart w:id="574" w:name="_Toc287519503"/>
      <w:bookmarkStart w:id="575" w:name="_Toc328719352"/>
      <w:bookmarkStart w:id="576" w:name="_Toc389575401"/>
      <w:bookmarkStart w:id="577" w:name="_Toc496710836"/>
      <w:r>
        <w:t>Special Technology</w:t>
      </w:r>
      <w:bookmarkEnd w:id="567"/>
      <w:bookmarkEnd w:id="568"/>
      <w:bookmarkEnd w:id="569"/>
      <w:bookmarkEnd w:id="570"/>
      <w:bookmarkEnd w:id="571"/>
      <w:bookmarkEnd w:id="572"/>
      <w:bookmarkEnd w:id="573"/>
      <w:bookmarkEnd w:id="574"/>
      <w:bookmarkEnd w:id="575"/>
      <w:bookmarkEnd w:id="576"/>
      <w:bookmarkEnd w:id="577"/>
    </w:p>
    <w:p w14:paraId="58C1CA7F" w14:textId="77777777" w:rsidR="00D444BD" w:rsidRPr="00A16A58" w:rsidRDefault="00D444BD" w:rsidP="00D444BD">
      <w:pPr>
        <w:pStyle w:val="BodyText"/>
      </w:pPr>
      <w:r>
        <w:t>This is not</w:t>
      </w:r>
      <w:r w:rsidRPr="00A16A58">
        <w:t xml:space="preserve"> applicable.</w:t>
      </w:r>
    </w:p>
    <w:p w14:paraId="1D8248C6" w14:textId="77777777" w:rsidR="00D444BD" w:rsidRDefault="00D444BD" w:rsidP="00D444BD">
      <w:pPr>
        <w:pStyle w:val="Heading3"/>
        <w:keepNext/>
        <w:ind w:left="810" w:hanging="810"/>
      </w:pPr>
      <w:bookmarkStart w:id="578" w:name="_Toc221116674"/>
      <w:bookmarkStart w:id="579" w:name="_Toc221189698"/>
      <w:bookmarkStart w:id="580" w:name="_Toc221200557"/>
      <w:bookmarkStart w:id="581" w:name="_Toc221291844"/>
      <w:bookmarkStart w:id="582" w:name="_Toc222032975"/>
      <w:bookmarkStart w:id="583" w:name="_Toc235501551"/>
      <w:bookmarkStart w:id="584" w:name="_Toc270492554"/>
      <w:bookmarkStart w:id="585" w:name="_Toc287519504"/>
      <w:bookmarkStart w:id="586" w:name="_Toc328719353"/>
      <w:bookmarkStart w:id="587" w:name="_Toc389575402"/>
      <w:bookmarkStart w:id="588" w:name="_Toc496710837"/>
      <w:r>
        <w:t>Technology Locations</w:t>
      </w:r>
      <w:bookmarkStart w:id="589" w:name="_Toc221116675"/>
      <w:bookmarkStart w:id="590" w:name="_Toc221189699"/>
      <w:bookmarkStart w:id="591" w:name="_Toc221200558"/>
      <w:bookmarkStart w:id="592" w:name="_Toc221291845"/>
      <w:bookmarkStart w:id="593" w:name="_Toc222032976"/>
      <w:bookmarkStart w:id="594" w:name="_Toc235501552"/>
      <w:bookmarkEnd w:id="578"/>
      <w:bookmarkEnd w:id="579"/>
      <w:bookmarkEnd w:id="580"/>
      <w:bookmarkEnd w:id="581"/>
      <w:bookmarkEnd w:id="582"/>
      <w:bookmarkEnd w:id="583"/>
      <w:bookmarkEnd w:id="584"/>
      <w:bookmarkEnd w:id="585"/>
      <w:bookmarkEnd w:id="586"/>
      <w:bookmarkEnd w:id="587"/>
      <w:bookmarkEnd w:id="588"/>
    </w:p>
    <w:p w14:paraId="2A2EA2AE" w14:textId="536C151B" w:rsidR="00D444BD" w:rsidRDefault="00F73D11" w:rsidP="00D444BD">
      <w:pPr>
        <w:pStyle w:val="BodyText"/>
      </w:pPr>
      <w:r>
        <w:t xml:space="preserve">The </w:t>
      </w:r>
      <w:r w:rsidR="00A20783">
        <w:t>DVP</w:t>
      </w:r>
      <w:r w:rsidR="005B62A4">
        <w:t xml:space="preserve"> </w:t>
      </w:r>
      <w:r>
        <w:rPr>
          <w:rFonts w:eastAsia="Arial Unicode MS" w:cs="Arial Unicode MS"/>
        </w:rPr>
        <w:t>app is housed within the Amazon GovCloud</w:t>
      </w:r>
      <w:r w:rsidR="005B62A4">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4"/>
        <w:gridCol w:w="2091"/>
        <w:gridCol w:w="4861"/>
      </w:tblGrid>
      <w:tr w:rsidR="00F73D11" w:rsidRPr="00E95EB1" w14:paraId="38850088" w14:textId="77777777" w:rsidTr="00AB66FF">
        <w:trPr>
          <w:cantSplit/>
          <w:tblHeader/>
        </w:trPr>
        <w:tc>
          <w:tcPr>
            <w:tcW w:w="1370"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4274CD" w14:textId="77777777" w:rsidR="00F73D11" w:rsidRPr="00E95EB1" w:rsidRDefault="00F73D11" w:rsidP="00AB66FF">
            <w:pPr>
              <w:spacing w:before="60" w:after="60" w:line="276" w:lineRule="auto"/>
              <w:rPr>
                <w:rFonts w:ascii="Arial" w:hAnsi="Arial" w:cs="Arial"/>
                <w:b/>
                <w:szCs w:val="22"/>
              </w:rPr>
            </w:pPr>
            <w:r w:rsidRPr="00E95EB1">
              <w:rPr>
                <w:rFonts w:ascii="Arial" w:hAnsi="Arial" w:cs="Arial"/>
                <w:b/>
                <w:szCs w:val="22"/>
              </w:rPr>
              <w:t>Technology Component</w:t>
            </w:r>
          </w:p>
        </w:tc>
        <w:tc>
          <w:tcPr>
            <w:tcW w:w="1092"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87B45D" w14:textId="77777777" w:rsidR="00F73D11" w:rsidRPr="00E95EB1" w:rsidRDefault="00F73D11" w:rsidP="00AB66FF">
            <w:pPr>
              <w:spacing w:before="60" w:after="60" w:line="276" w:lineRule="auto"/>
              <w:rPr>
                <w:rFonts w:ascii="Arial" w:hAnsi="Arial" w:cs="Arial"/>
                <w:b/>
                <w:szCs w:val="22"/>
              </w:rPr>
            </w:pPr>
            <w:r w:rsidRPr="00E95EB1">
              <w:rPr>
                <w:rFonts w:ascii="Arial" w:hAnsi="Arial" w:cs="Arial"/>
                <w:b/>
                <w:szCs w:val="22"/>
              </w:rPr>
              <w:t>Location</w:t>
            </w:r>
          </w:p>
        </w:tc>
        <w:tc>
          <w:tcPr>
            <w:tcW w:w="2538"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1F3019" w14:textId="77777777" w:rsidR="00F73D11" w:rsidRPr="00E95EB1" w:rsidRDefault="00F73D11" w:rsidP="00AB66FF">
            <w:pPr>
              <w:spacing w:before="60" w:after="60" w:line="276" w:lineRule="auto"/>
              <w:rPr>
                <w:rFonts w:ascii="Arial" w:hAnsi="Arial" w:cs="Arial"/>
                <w:b/>
                <w:szCs w:val="22"/>
              </w:rPr>
            </w:pPr>
            <w:r w:rsidRPr="00E95EB1">
              <w:rPr>
                <w:rFonts w:ascii="Arial" w:hAnsi="Arial" w:cs="Arial"/>
                <w:b/>
                <w:szCs w:val="22"/>
              </w:rPr>
              <w:t>Usage</w:t>
            </w:r>
          </w:p>
        </w:tc>
      </w:tr>
      <w:tr w:rsidR="00F73D11" w:rsidRPr="00E95EB1" w14:paraId="18A9520B"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617225E4"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Development Environments</w:t>
            </w:r>
          </w:p>
        </w:tc>
        <w:tc>
          <w:tcPr>
            <w:tcW w:w="1092" w:type="pct"/>
            <w:tcBorders>
              <w:top w:val="single" w:sz="4" w:space="0" w:color="000000"/>
              <w:left w:val="single" w:sz="4" w:space="0" w:color="000000"/>
              <w:bottom w:val="single" w:sz="4" w:space="0" w:color="000000"/>
              <w:right w:val="single" w:sz="4" w:space="0" w:color="000000"/>
            </w:tcBorders>
          </w:tcPr>
          <w:p w14:paraId="7324766A" w14:textId="77777777" w:rsidR="00F73D11" w:rsidRPr="00E95EB1" w:rsidRDefault="00F73D11" w:rsidP="00AB66FF">
            <w:pPr>
              <w:spacing w:before="60" w:after="60" w:line="276" w:lineRule="auto"/>
              <w:rPr>
                <w:rFonts w:ascii="Arial" w:hAnsi="Arial" w:cs="Arial"/>
                <w:szCs w:val="20"/>
              </w:rPr>
            </w:pPr>
            <w:r w:rsidRPr="004263A7">
              <w:t>Amazon GovCloud Dev environment</w:t>
            </w:r>
          </w:p>
        </w:tc>
        <w:tc>
          <w:tcPr>
            <w:tcW w:w="2538" w:type="pct"/>
            <w:tcBorders>
              <w:top w:val="single" w:sz="4" w:space="0" w:color="000000"/>
              <w:left w:val="single" w:sz="4" w:space="0" w:color="000000"/>
              <w:bottom w:val="single" w:sz="4" w:space="0" w:color="000000"/>
              <w:right w:val="single" w:sz="4" w:space="0" w:color="000000"/>
            </w:tcBorders>
          </w:tcPr>
          <w:p w14:paraId="58DFB180" w14:textId="77777777" w:rsidR="00F73D11" w:rsidRPr="00E95EB1" w:rsidRDefault="00F73D11" w:rsidP="00AB66FF">
            <w:pPr>
              <w:spacing w:before="60" w:after="60" w:line="276" w:lineRule="auto"/>
              <w:rPr>
                <w:rFonts w:ascii="Arial" w:hAnsi="Arial" w:cs="Arial"/>
                <w:szCs w:val="20"/>
              </w:rPr>
            </w:pPr>
            <w:r w:rsidRPr="004263A7">
              <w:t>Development Environment established to continue development in a stabilized on-premise environment more closely reflecting the planned production configuration</w:t>
            </w:r>
          </w:p>
        </w:tc>
      </w:tr>
      <w:tr w:rsidR="00F73D11" w:rsidRPr="00E95EB1" w14:paraId="3EA3F77D"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32BD41F8"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Production Environment</w:t>
            </w:r>
          </w:p>
        </w:tc>
        <w:tc>
          <w:tcPr>
            <w:tcW w:w="1092" w:type="pct"/>
            <w:tcBorders>
              <w:top w:val="single" w:sz="4" w:space="0" w:color="000000"/>
              <w:left w:val="single" w:sz="4" w:space="0" w:color="000000"/>
              <w:bottom w:val="single" w:sz="4" w:space="0" w:color="000000"/>
              <w:right w:val="single" w:sz="4" w:space="0" w:color="000000"/>
            </w:tcBorders>
          </w:tcPr>
          <w:p w14:paraId="219895FF" w14:textId="0E3D05E8" w:rsidR="00F73D11" w:rsidRPr="00E95EB1" w:rsidRDefault="00F73D11" w:rsidP="00AB66FF">
            <w:pPr>
              <w:spacing w:before="60" w:after="60" w:line="276" w:lineRule="auto"/>
              <w:rPr>
                <w:rFonts w:ascii="Arial" w:hAnsi="Arial" w:cs="Arial"/>
                <w:szCs w:val="20"/>
                <w:highlight w:val="yellow"/>
              </w:rPr>
            </w:pPr>
            <w:r w:rsidRPr="008D1DFF">
              <w:t>Amazon GovCloud production env</w:t>
            </w:r>
            <w:ins w:id="595" w:author="Andrew Parcel" w:date="2020-11-19T10:41:00Z">
              <w:r w:rsidR="00EA0274">
                <w:t>ironment</w:t>
              </w:r>
            </w:ins>
          </w:p>
        </w:tc>
        <w:tc>
          <w:tcPr>
            <w:tcW w:w="2538" w:type="pct"/>
            <w:tcBorders>
              <w:top w:val="single" w:sz="4" w:space="0" w:color="000000"/>
              <w:left w:val="single" w:sz="4" w:space="0" w:color="000000"/>
              <w:bottom w:val="single" w:sz="4" w:space="0" w:color="000000"/>
              <w:right w:val="single" w:sz="4" w:space="0" w:color="000000"/>
            </w:tcBorders>
          </w:tcPr>
          <w:p w14:paraId="75BF1560" w14:textId="77777777" w:rsidR="00F73D11" w:rsidRPr="00E95EB1" w:rsidRDefault="00F73D11" w:rsidP="00AB66FF">
            <w:pPr>
              <w:spacing w:before="60" w:after="60" w:line="276" w:lineRule="auto"/>
              <w:rPr>
                <w:rFonts w:ascii="Arial" w:hAnsi="Arial" w:cs="Arial"/>
                <w:szCs w:val="20"/>
              </w:rPr>
            </w:pPr>
            <w:r w:rsidRPr="008D1DFF">
              <w:t>Professionally hosted, production-ready deployment environment.</w:t>
            </w:r>
          </w:p>
        </w:tc>
      </w:tr>
      <w:tr w:rsidR="00F73D11" w:rsidRPr="00E95EB1" w14:paraId="581EA93C"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335A5ABE"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Workstations</w:t>
            </w:r>
          </w:p>
        </w:tc>
        <w:tc>
          <w:tcPr>
            <w:tcW w:w="1092" w:type="pct"/>
            <w:tcBorders>
              <w:top w:val="single" w:sz="4" w:space="0" w:color="000000"/>
              <w:left w:val="single" w:sz="4" w:space="0" w:color="000000"/>
              <w:bottom w:val="single" w:sz="4" w:space="0" w:color="000000"/>
              <w:right w:val="single" w:sz="4" w:space="0" w:color="000000"/>
            </w:tcBorders>
          </w:tcPr>
          <w:p w14:paraId="2C57E6D1" w14:textId="06C5B44B"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At all participating VA Facilities nationwide</w:t>
            </w:r>
            <w:r>
              <w:rPr>
                <w:rFonts w:ascii="Arial" w:hAnsi="Arial" w:cs="Arial"/>
                <w:szCs w:val="20"/>
              </w:rPr>
              <w:t xml:space="preserve"> and external </w:t>
            </w:r>
          </w:p>
        </w:tc>
        <w:tc>
          <w:tcPr>
            <w:tcW w:w="2538" w:type="pct"/>
            <w:tcBorders>
              <w:top w:val="single" w:sz="4" w:space="0" w:color="000000"/>
              <w:left w:val="single" w:sz="4" w:space="0" w:color="000000"/>
              <w:bottom w:val="single" w:sz="4" w:space="0" w:color="000000"/>
              <w:right w:val="single" w:sz="4" w:space="0" w:color="000000"/>
            </w:tcBorders>
          </w:tcPr>
          <w:p w14:paraId="433EB7D1"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Production end user stations</w:t>
            </w:r>
          </w:p>
        </w:tc>
      </w:tr>
      <w:tr w:rsidR="00F73D11" w:rsidRPr="00E95EB1" w14:paraId="5BAF13E4"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2B4F5A9C"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Special Hardware</w:t>
            </w:r>
          </w:p>
        </w:tc>
        <w:tc>
          <w:tcPr>
            <w:tcW w:w="1092" w:type="pct"/>
            <w:tcBorders>
              <w:top w:val="single" w:sz="4" w:space="0" w:color="000000"/>
              <w:left w:val="single" w:sz="4" w:space="0" w:color="000000"/>
              <w:bottom w:val="single" w:sz="4" w:space="0" w:color="000000"/>
              <w:right w:val="single" w:sz="4" w:space="0" w:color="000000"/>
            </w:tcBorders>
          </w:tcPr>
          <w:p w14:paraId="1E53D729"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1171F41F" w14:textId="77777777" w:rsidR="00F73D11" w:rsidRPr="00E95EB1" w:rsidRDefault="00F73D11" w:rsidP="00AB66FF">
            <w:pPr>
              <w:spacing w:before="60" w:after="60" w:line="276" w:lineRule="auto"/>
              <w:rPr>
                <w:rFonts w:ascii="Arial" w:hAnsi="Arial" w:cs="Arial"/>
                <w:szCs w:val="20"/>
              </w:rPr>
            </w:pPr>
          </w:p>
        </w:tc>
      </w:tr>
      <w:tr w:rsidR="00F73D11" w:rsidRPr="00E95EB1" w14:paraId="1024A506"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669AE85E"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Interface Processors</w:t>
            </w:r>
          </w:p>
        </w:tc>
        <w:tc>
          <w:tcPr>
            <w:tcW w:w="1092" w:type="pct"/>
            <w:tcBorders>
              <w:top w:val="single" w:sz="4" w:space="0" w:color="000000"/>
              <w:left w:val="single" w:sz="4" w:space="0" w:color="000000"/>
              <w:bottom w:val="single" w:sz="4" w:space="0" w:color="000000"/>
              <w:right w:val="single" w:sz="4" w:space="0" w:color="000000"/>
            </w:tcBorders>
          </w:tcPr>
          <w:p w14:paraId="5FD1567B"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7CEFA1F1" w14:textId="77777777" w:rsidR="00F73D11" w:rsidRPr="00E95EB1" w:rsidRDefault="00F73D11" w:rsidP="00AB66FF">
            <w:pPr>
              <w:spacing w:before="60" w:after="60" w:line="276" w:lineRule="auto"/>
              <w:rPr>
                <w:rFonts w:ascii="Arial" w:hAnsi="Arial" w:cs="Arial"/>
                <w:szCs w:val="20"/>
              </w:rPr>
            </w:pPr>
          </w:p>
        </w:tc>
      </w:tr>
      <w:tr w:rsidR="00F73D11" w:rsidRPr="00E95EB1" w14:paraId="652D8ED1"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68DB7E11"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Legacy Mainframe</w:t>
            </w:r>
          </w:p>
        </w:tc>
        <w:tc>
          <w:tcPr>
            <w:tcW w:w="1092" w:type="pct"/>
            <w:tcBorders>
              <w:top w:val="single" w:sz="4" w:space="0" w:color="000000"/>
              <w:left w:val="single" w:sz="4" w:space="0" w:color="000000"/>
              <w:bottom w:val="single" w:sz="4" w:space="0" w:color="000000"/>
              <w:right w:val="single" w:sz="4" w:space="0" w:color="000000"/>
            </w:tcBorders>
          </w:tcPr>
          <w:p w14:paraId="4780366E"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1CB4F527" w14:textId="77777777" w:rsidR="00F73D11" w:rsidRPr="00E95EB1" w:rsidRDefault="00F73D11" w:rsidP="00AB66FF">
            <w:pPr>
              <w:spacing w:before="60" w:after="60" w:line="276" w:lineRule="auto"/>
              <w:rPr>
                <w:rFonts w:ascii="Arial" w:hAnsi="Arial" w:cs="Arial"/>
                <w:szCs w:val="20"/>
              </w:rPr>
            </w:pPr>
          </w:p>
        </w:tc>
      </w:tr>
      <w:tr w:rsidR="00F73D11" w:rsidRPr="00E95EB1" w14:paraId="2D72EA1B"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1FCCC3DD"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lastRenderedPageBreak/>
              <w:t>Legacy Application Server</w:t>
            </w:r>
          </w:p>
        </w:tc>
        <w:tc>
          <w:tcPr>
            <w:tcW w:w="1092" w:type="pct"/>
            <w:tcBorders>
              <w:top w:val="single" w:sz="4" w:space="0" w:color="000000"/>
              <w:left w:val="single" w:sz="4" w:space="0" w:color="000000"/>
              <w:bottom w:val="single" w:sz="4" w:space="0" w:color="000000"/>
              <w:right w:val="single" w:sz="4" w:space="0" w:color="000000"/>
            </w:tcBorders>
          </w:tcPr>
          <w:p w14:paraId="0D82CA42"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6D95F8B3" w14:textId="77777777" w:rsidR="00F73D11" w:rsidRPr="00E95EB1" w:rsidRDefault="00F73D11" w:rsidP="00AB66FF">
            <w:pPr>
              <w:spacing w:before="60" w:after="60" w:line="276" w:lineRule="auto"/>
              <w:rPr>
                <w:rFonts w:ascii="Arial" w:hAnsi="Arial" w:cs="Arial"/>
                <w:szCs w:val="20"/>
              </w:rPr>
            </w:pPr>
          </w:p>
        </w:tc>
      </w:tr>
      <w:tr w:rsidR="00F73D11" w:rsidRPr="00E95EB1" w14:paraId="213E7855"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2C8BEA0C"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Legacy Databases</w:t>
            </w:r>
          </w:p>
        </w:tc>
        <w:tc>
          <w:tcPr>
            <w:tcW w:w="1092" w:type="pct"/>
            <w:tcBorders>
              <w:top w:val="single" w:sz="4" w:space="0" w:color="000000"/>
              <w:left w:val="single" w:sz="4" w:space="0" w:color="000000"/>
              <w:bottom w:val="single" w:sz="4" w:space="0" w:color="000000"/>
              <w:right w:val="single" w:sz="4" w:space="0" w:color="000000"/>
            </w:tcBorders>
          </w:tcPr>
          <w:p w14:paraId="0E9E98D7"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755A38B5" w14:textId="77777777" w:rsidR="00F73D11" w:rsidRPr="00E95EB1" w:rsidRDefault="00F73D11" w:rsidP="00AB66FF">
            <w:pPr>
              <w:spacing w:before="60" w:after="60" w:line="276" w:lineRule="auto"/>
              <w:rPr>
                <w:rFonts w:ascii="Arial" w:hAnsi="Arial" w:cs="Arial"/>
                <w:szCs w:val="20"/>
              </w:rPr>
            </w:pPr>
          </w:p>
        </w:tc>
      </w:tr>
    </w:tbl>
    <w:p w14:paraId="11E2C8EA" w14:textId="77777777" w:rsidR="00F73D11" w:rsidRDefault="00F73D11" w:rsidP="00D444BD">
      <w:pPr>
        <w:pStyle w:val="BodyText"/>
      </w:pPr>
    </w:p>
    <w:p w14:paraId="06D3CF55" w14:textId="77777777" w:rsidR="00F73D11" w:rsidRDefault="00F73D11">
      <w:pPr>
        <w:spacing w:after="200" w:line="276" w:lineRule="auto"/>
        <w:rPr>
          <w:sz w:val="24"/>
          <w:szCs w:val="20"/>
        </w:rPr>
      </w:pPr>
      <w:r>
        <w:br w:type="page"/>
      </w:r>
    </w:p>
    <w:p w14:paraId="5A23C361" w14:textId="3515225B" w:rsidR="00D444BD" w:rsidRDefault="00D444BD" w:rsidP="00D444BD">
      <w:pPr>
        <w:pStyle w:val="BodyText"/>
      </w:pPr>
      <w:commentRangeStart w:id="596"/>
      <w:r w:rsidRPr="00F20325">
        <w:lastRenderedPageBreak/>
        <w:t>MVI servers are hosted in Austin, Texas with a failover site in Hines, Illinois.</w:t>
      </w:r>
      <w:commentRangeEnd w:id="596"/>
      <w:r w:rsidR="000A6074">
        <w:rPr>
          <w:rStyle w:val="CommentReference"/>
          <w:rFonts w:eastAsia="Calibri"/>
          <w:szCs w:val="22"/>
        </w:rPr>
        <w:commentReference w:id="596"/>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4"/>
        <w:gridCol w:w="2091"/>
        <w:gridCol w:w="4861"/>
      </w:tblGrid>
      <w:tr w:rsidR="00F73D11" w:rsidRPr="00E95EB1" w14:paraId="74ED03F2" w14:textId="77777777" w:rsidTr="00AB66FF">
        <w:trPr>
          <w:cantSplit/>
          <w:tblHeader/>
        </w:trPr>
        <w:tc>
          <w:tcPr>
            <w:tcW w:w="1370"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1809C0B" w14:textId="77777777" w:rsidR="00F73D11" w:rsidRPr="00E95EB1" w:rsidRDefault="00F73D11" w:rsidP="00AB66FF">
            <w:pPr>
              <w:spacing w:before="60" w:after="60" w:line="276" w:lineRule="auto"/>
              <w:rPr>
                <w:rFonts w:ascii="Arial" w:hAnsi="Arial" w:cs="Arial"/>
                <w:b/>
                <w:szCs w:val="22"/>
              </w:rPr>
            </w:pPr>
            <w:r w:rsidRPr="00E95EB1">
              <w:rPr>
                <w:rFonts w:ascii="Arial" w:hAnsi="Arial" w:cs="Arial"/>
                <w:b/>
                <w:szCs w:val="22"/>
              </w:rPr>
              <w:t>Technology Component</w:t>
            </w:r>
          </w:p>
        </w:tc>
        <w:tc>
          <w:tcPr>
            <w:tcW w:w="1092"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EF11C3" w14:textId="77777777" w:rsidR="00F73D11" w:rsidRPr="00E95EB1" w:rsidRDefault="00F73D11" w:rsidP="00AB66FF">
            <w:pPr>
              <w:spacing w:before="60" w:after="60" w:line="276" w:lineRule="auto"/>
              <w:rPr>
                <w:rFonts w:ascii="Arial" w:hAnsi="Arial" w:cs="Arial"/>
                <w:b/>
                <w:szCs w:val="22"/>
              </w:rPr>
            </w:pPr>
            <w:r w:rsidRPr="00E95EB1">
              <w:rPr>
                <w:rFonts w:ascii="Arial" w:hAnsi="Arial" w:cs="Arial"/>
                <w:b/>
                <w:szCs w:val="22"/>
              </w:rPr>
              <w:t>Location</w:t>
            </w:r>
          </w:p>
        </w:tc>
        <w:tc>
          <w:tcPr>
            <w:tcW w:w="2538"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892F6B" w14:textId="77777777" w:rsidR="00F73D11" w:rsidRPr="00E95EB1" w:rsidRDefault="00F73D11" w:rsidP="00AB66FF">
            <w:pPr>
              <w:spacing w:before="60" w:after="60" w:line="276" w:lineRule="auto"/>
              <w:rPr>
                <w:rFonts w:ascii="Arial" w:hAnsi="Arial" w:cs="Arial"/>
                <w:b/>
                <w:szCs w:val="22"/>
              </w:rPr>
            </w:pPr>
            <w:r w:rsidRPr="00E95EB1">
              <w:rPr>
                <w:rFonts w:ascii="Arial" w:hAnsi="Arial" w:cs="Arial"/>
                <w:b/>
                <w:szCs w:val="22"/>
              </w:rPr>
              <w:t>Usage</w:t>
            </w:r>
          </w:p>
        </w:tc>
      </w:tr>
      <w:tr w:rsidR="00F73D11" w:rsidRPr="00E95EB1" w14:paraId="79C4FA64"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43BD4038"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Development Environments</w:t>
            </w:r>
          </w:p>
        </w:tc>
        <w:tc>
          <w:tcPr>
            <w:tcW w:w="1092" w:type="pct"/>
            <w:tcBorders>
              <w:top w:val="single" w:sz="4" w:space="0" w:color="000000"/>
              <w:left w:val="single" w:sz="4" w:space="0" w:color="000000"/>
              <w:bottom w:val="single" w:sz="4" w:space="0" w:color="000000"/>
              <w:right w:val="single" w:sz="4" w:space="0" w:color="000000"/>
            </w:tcBorders>
          </w:tcPr>
          <w:p w14:paraId="4E556DFF"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AIDE-managed infrastructure at Verizon NAP of the Capital Region, Culpeper, VA</w:t>
            </w:r>
          </w:p>
        </w:tc>
        <w:tc>
          <w:tcPr>
            <w:tcW w:w="2538" w:type="pct"/>
            <w:tcBorders>
              <w:top w:val="single" w:sz="4" w:space="0" w:color="000000"/>
              <w:left w:val="single" w:sz="4" w:space="0" w:color="000000"/>
              <w:bottom w:val="single" w:sz="4" w:space="0" w:color="000000"/>
              <w:right w:val="single" w:sz="4" w:space="0" w:color="000000"/>
            </w:tcBorders>
          </w:tcPr>
          <w:p w14:paraId="3E69BEAE"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 xml:space="preserve">Initial development environments established to allow maximum accessibility to development efforts and customer inspection. Environments include: Development (Dev), Development Test (DevTest), Software Quality Assurance (SQA), User Acceptance Test (UAT), Demo, and </w:t>
            </w:r>
            <w:proofErr w:type="spellStart"/>
            <w:r w:rsidRPr="00E95EB1">
              <w:rPr>
                <w:rFonts w:ascii="Arial" w:hAnsi="Arial" w:cs="Arial"/>
                <w:szCs w:val="20"/>
              </w:rPr>
              <w:t>ProdDevTest</w:t>
            </w:r>
            <w:proofErr w:type="spellEnd"/>
            <w:r w:rsidRPr="00E95EB1">
              <w:rPr>
                <w:rFonts w:ascii="Arial" w:hAnsi="Arial" w:cs="Arial"/>
                <w:szCs w:val="20"/>
              </w:rPr>
              <w:t xml:space="preserve">. </w:t>
            </w:r>
          </w:p>
        </w:tc>
      </w:tr>
      <w:tr w:rsidR="00F73D11" w:rsidRPr="00E95EB1" w14:paraId="719B6978"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14C6BEB9"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Production Environment</w:t>
            </w:r>
          </w:p>
        </w:tc>
        <w:tc>
          <w:tcPr>
            <w:tcW w:w="1092" w:type="pct"/>
            <w:tcBorders>
              <w:top w:val="single" w:sz="4" w:space="0" w:color="000000"/>
              <w:left w:val="single" w:sz="4" w:space="0" w:color="000000"/>
              <w:bottom w:val="single" w:sz="4" w:space="0" w:color="000000"/>
              <w:right w:val="single" w:sz="4" w:space="0" w:color="000000"/>
            </w:tcBorders>
          </w:tcPr>
          <w:p w14:paraId="278F845E" w14:textId="77777777" w:rsidR="00F73D11" w:rsidRPr="00E95EB1" w:rsidRDefault="00F73D11" w:rsidP="00AB66FF">
            <w:pPr>
              <w:spacing w:before="60" w:after="60" w:line="276" w:lineRule="auto"/>
              <w:rPr>
                <w:rFonts w:ascii="Arial" w:hAnsi="Arial" w:cs="Arial"/>
                <w:szCs w:val="20"/>
                <w:highlight w:val="yellow"/>
              </w:rPr>
            </w:pPr>
            <w:r w:rsidRPr="00E95EB1">
              <w:rPr>
                <w:rFonts w:ascii="Arial" w:hAnsi="Arial" w:cs="Arial"/>
                <w:szCs w:val="20"/>
              </w:rPr>
              <w:t>Verizon NAP of the Capital Region, Culpeper, VA</w:t>
            </w:r>
          </w:p>
        </w:tc>
        <w:tc>
          <w:tcPr>
            <w:tcW w:w="2538" w:type="pct"/>
            <w:tcBorders>
              <w:top w:val="single" w:sz="4" w:space="0" w:color="000000"/>
              <w:left w:val="single" w:sz="4" w:space="0" w:color="000000"/>
              <w:bottom w:val="single" w:sz="4" w:space="0" w:color="000000"/>
              <w:right w:val="single" w:sz="4" w:space="0" w:color="000000"/>
            </w:tcBorders>
          </w:tcPr>
          <w:p w14:paraId="47D5D6BA"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Professionally hosted, production-ready deployment environment.</w:t>
            </w:r>
          </w:p>
        </w:tc>
      </w:tr>
      <w:tr w:rsidR="00F73D11" w:rsidRPr="00E95EB1" w14:paraId="16126FA9"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722A20DE"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Workstations</w:t>
            </w:r>
          </w:p>
        </w:tc>
        <w:tc>
          <w:tcPr>
            <w:tcW w:w="1092" w:type="pct"/>
            <w:tcBorders>
              <w:top w:val="single" w:sz="4" w:space="0" w:color="000000"/>
              <w:left w:val="single" w:sz="4" w:space="0" w:color="000000"/>
              <w:bottom w:val="single" w:sz="4" w:space="0" w:color="000000"/>
              <w:right w:val="single" w:sz="4" w:space="0" w:color="000000"/>
            </w:tcBorders>
          </w:tcPr>
          <w:p w14:paraId="553BE3A7"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At all participating VA Facilities nationwide</w:t>
            </w:r>
          </w:p>
        </w:tc>
        <w:tc>
          <w:tcPr>
            <w:tcW w:w="2538" w:type="pct"/>
            <w:tcBorders>
              <w:top w:val="single" w:sz="4" w:space="0" w:color="000000"/>
              <w:left w:val="single" w:sz="4" w:space="0" w:color="000000"/>
              <w:bottom w:val="single" w:sz="4" w:space="0" w:color="000000"/>
              <w:right w:val="single" w:sz="4" w:space="0" w:color="000000"/>
            </w:tcBorders>
          </w:tcPr>
          <w:p w14:paraId="75995302"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Production end user stations</w:t>
            </w:r>
          </w:p>
        </w:tc>
      </w:tr>
      <w:tr w:rsidR="00F73D11" w:rsidRPr="00E95EB1" w14:paraId="5CF9C1F8"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5C526A81"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Special Hardware</w:t>
            </w:r>
          </w:p>
        </w:tc>
        <w:tc>
          <w:tcPr>
            <w:tcW w:w="1092" w:type="pct"/>
            <w:tcBorders>
              <w:top w:val="single" w:sz="4" w:space="0" w:color="000000"/>
              <w:left w:val="single" w:sz="4" w:space="0" w:color="000000"/>
              <w:bottom w:val="single" w:sz="4" w:space="0" w:color="000000"/>
              <w:right w:val="single" w:sz="4" w:space="0" w:color="000000"/>
            </w:tcBorders>
          </w:tcPr>
          <w:p w14:paraId="60CCB4F9"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284793B1" w14:textId="77777777" w:rsidR="00F73D11" w:rsidRPr="00E95EB1" w:rsidRDefault="00F73D11" w:rsidP="00AB66FF">
            <w:pPr>
              <w:spacing w:before="60" w:after="60" w:line="276" w:lineRule="auto"/>
              <w:rPr>
                <w:rFonts w:ascii="Arial" w:hAnsi="Arial" w:cs="Arial"/>
                <w:szCs w:val="20"/>
              </w:rPr>
            </w:pPr>
          </w:p>
        </w:tc>
      </w:tr>
      <w:tr w:rsidR="00F73D11" w:rsidRPr="00E95EB1" w14:paraId="148552A1"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74932AAC"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Interface Processors</w:t>
            </w:r>
          </w:p>
        </w:tc>
        <w:tc>
          <w:tcPr>
            <w:tcW w:w="1092" w:type="pct"/>
            <w:tcBorders>
              <w:top w:val="single" w:sz="4" w:space="0" w:color="000000"/>
              <w:left w:val="single" w:sz="4" w:space="0" w:color="000000"/>
              <w:bottom w:val="single" w:sz="4" w:space="0" w:color="000000"/>
              <w:right w:val="single" w:sz="4" w:space="0" w:color="000000"/>
            </w:tcBorders>
          </w:tcPr>
          <w:p w14:paraId="4CD8F1AF"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39BCA150" w14:textId="77777777" w:rsidR="00F73D11" w:rsidRPr="00E95EB1" w:rsidRDefault="00F73D11" w:rsidP="00AB66FF">
            <w:pPr>
              <w:spacing w:before="60" w:after="60" w:line="276" w:lineRule="auto"/>
              <w:rPr>
                <w:rFonts w:ascii="Arial" w:hAnsi="Arial" w:cs="Arial"/>
                <w:szCs w:val="20"/>
              </w:rPr>
            </w:pPr>
          </w:p>
        </w:tc>
      </w:tr>
      <w:tr w:rsidR="00F73D11" w:rsidRPr="00E95EB1" w14:paraId="2DA17204"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59BFB8C9"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Legacy Mainframe</w:t>
            </w:r>
          </w:p>
        </w:tc>
        <w:tc>
          <w:tcPr>
            <w:tcW w:w="1092" w:type="pct"/>
            <w:tcBorders>
              <w:top w:val="single" w:sz="4" w:space="0" w:color="000000"/>
              <w:left w:val="single" w:sz="4" w:space="0" w:color="000000"/>
              <w:bottom w:val="single" w:sz="4" w:space="0" w:color="000000"/>
              <w:right w:val="single" w:sz="4" w:space="0" w:color="000000"/>
            </w:tcBorders>
          </w:tcPr>
          <w:p w14:paraId="2B20F01B"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29A803AB" w14:textId="77777777" w:rsidR="00F73D11" w:rsidRPr="00E95EB1" w:rsidRDefault="00F73D11" w:rsidP="00AB66FF">
            <w:pPr>
              <w:spacing w:before="60" w:after="60" w:line="276" w:lineRule="auto"/>
              <w:rPr>
                <w:rFonts w:ascii="Arial" w:hAnsi="Arial" w:cs="Arial"/>
                <w:szCs w:val="20"/>
              </w:rPr>
            </w:pPr>
          </w:p>
        </w:tc>
      </w:tr>
      <w:tr w:rsidR="00F73D11" w:rsidRPr="00E95EB1" w14:paraId="5AD32E36"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259FD474"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Legacy Application Server</w:t>
            </w:r>
          </w:p>
        </w:tc>
        <w:tc>
          <w:tcPr>
            <w:tcW w:w="1092" w:type="pct"/>
            <w:tcBorders>
              <w:top w:val="single" w:sz="4" w:space="0" w:color="000000"/>
              <w:left w:val="single" w:sz="4" w:space="0" w:color="000000"/>
              <w:bottom w:val="single" w:sz="4" w:space="0" w:color="000000"/>
              <w:right w:val="single" w:sz="4" w:space="0" w:color="000000"/>
            </w:tcBorders>
          </w:tcPr>
          <w:p w14:paraId="7FA6272D"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2439DCAA" w14:textId="77777777" w:rsidR="00F73D11" w:rsidRPr="00E95EB1" w:rsidRDefault="00F73D11" w:rsidP="00AB66FF">
            <w:pPr>
              <w:spacing w:before="60" w:after="60" w:line="276" w:lineRule="auto"/>
              <w:rPr>
                <w:rFonts w:ascii="Arial" w:hAnsi="Arial" w:cs="Arial"/>
                <w:szCs w:val="20"/>
              </w:rPr>
            </w:pPr>
          </w:p>
        </w:tc>
      </w:tr>
      <w:tr w:rsidR="00F73D11" w:rsidRPr="00E95EB1" w14:paraId="5B417BDF" w14:textId="77777777" w:rsidTr="00AB66FF">
        <w:trPr>
          <w:cantSplit/>
        </w:trPr>
        <w:tc>
          <w:tcPr>
            <w:tcW w:w="1370" w:type="pct"/>
            <w:tcBorders>
              <w:top w:val="single" w:sz="4" w:space="0" w:color="000000"/>
              <w:left w:val="single" w:sz="4" w:space="0" w:color="000000"/>
              <w:bottom w:val="single" w:sz="4" w:space="0" w:color="000000"/>
              <w:right w:val="single" w:sz="4" w:space="0" w:color="000000"/>
            </w:tcBorders>
          </w:tcPr>
          <w:p w14:paraId="72A0C041"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Legacy Databases</w:t>
            </w:r>
          </w:p>
        </w:tc>
        <w:tc>
          <w:tcPr>
            <w:tcW w:w="1092" w:type="pct"/>
            <w:tcBorders>
              <w:top w:val="single" w:sz="4" w:space="0" w:color="000000"/>
              <w:left w:val="single" w:sz="4" w:space="0" w:color="000000"/>
              <w:bottom w:val="single" w:sz="4" w:space="0" w:color="000000"/>
              <w:right w:val="single" w:sz="4" w:space="0" w:color="000000"/>
            </w:tcBorders>
          </w:tcPr>
          <w:p w14:paraId="1BFC7A5F" w14:textId="77777777" w:rsidR="00F73D11" w:rsidRPr="00E95EB1" w:rsidRDefault="00F73D11" w:rsidP="00AB66FF">
            <w:pPr>
              <w:spacing w:before="60" w:after="60" w:line="276" w:lineRule="auto"/>
              <w:rPr>
                <w:rFonts w:ascii="Arial" w:hAnsi="Arial" w:cs="Arial"/>
                <w:szCs w:val="20"/>
              </w:rPr>
            </w:pPr>
            <w:r w:rsidRPr="00E95EB1">
              <w:rPr>
                <w:rFonts w:ascii="Arial" w:hAnsi="Arial" w:cs="Arial"/>
                <w:szCs w:val="20"/>
              </w:rPr>
              <w:t>N/A</w:t>
            </w:r>
          </w:p>
        </w:tc>
        <w:tc>
          <w:tcPr>
            <w:tcW w:w="2538" w:type="pct"/>
            <w:tcBorders>
              <w:top w:val="single" w:sz="4" w:space="0" w:color="000000"/>
              <w:left w:val="single" w:sz="4" w:space="0" w:color="000000"/>
              <w:bottom w:val="single" w:sz="4" w:space="0" w:color="000000"/>
              <w:right w:val="single" w:sz="4" w:space="0" w:color="000000"/>
            </w:tcBorders>
          </w:tcPr>
          <w:p w14:paraId="3FEF529F" w14:textId="77777777" w:rsidR="00F73D11" w:rsidRPr="00E95EB1" w:rsidRDefault="00F73D11" w:rsidP="00AB66FF">
            <w:pPr>
              <w:spacing w:before="60" w:after="60" w:line="276" w:lineRule="auto"/>
              <w:rPr>
                <w:rFonts w:ascii="Arial" w:hAnsi="Arial" w:cs="Arial"/>
                <w:szCs w:val="20"/>
              </w:rPr>
            </w:pPr>
          </w:p>
        </w:tc>
      </w:tr>
    </w:tbl>
    <w:p w14:paraId="766294D7" w14:textId="77777777" w:rsidR="00E95EB1" w:rsidRDefault="00E95EB1" w:rsidP="00D444BD">
      <w:pPr>
        <w:pStyle w:val="BodyText"/>
      </w:pPr>
    </w:p>
    <w:p w14:paraId="290B35BC" w14:textId="77777777" w:rsidR="00D444BD" w:rsidRDefault="00D444BD" w:rsidP="00D444BD">
      <w:pPr>
        <w:pStyle w:val="Heading3"/>
        <w:keepNext/>
        <w:ind w:left="810" w:hanging="810"/>
      </w:pPr>
      <w:bookmarkStart w:id="598" w:name="_Toc270492555"/>
      <w:bookmarkStart w:id="599" w:name="_Toc287519505"/>
      <w:bookmarkStart w:id="600" w:name="_Toc328719354"/>
      <w:bookmarkStart w:id="601" w:name="_Toc389575403"/>
      <w:bookmarkStart w:id="602" w:name="_Toc496710838"/>
      <w:r>
        <w:t>Conceptual Infrastructure Diagram</w:t>
      </w:r>
      <w:bookmarkEnd w:id="589"/>
      <w:bookmarkEnd w:id="590"/>
      <w:bookmarkEnd w:id="591"/>
      <w:bookmarkEnd w:id="592"/>
      <w:bookmarkEnd w:id="593"/>
      <w:bookmarkEnd w:id="594"/>
      <w:bookmarkEnd w:id="598"/>
      <w:bookmarkEnd w:id="599"/>
      <w:bookmarkEnd w:id="600"/>
      <w:bookmarkEnd w:id="601"/>
      <w:bookmarkEnd w:id="602"/>
    </w:p>
    <w:p w14:paraId="2D3A872A" w14:textId="63000BBD" w:rsidR="00411A98" w:rsidRDefault="00A20783" w:rsidP="00411A98">
      <w:pPr>
        <w:pStyle w:val="BodyText"/>
      </w:pPr>
      <w:bookmarkStart w:id="603" w:name="_Toc153364"/>
      <w:bookmarkStart w:id="604" w:name="_Toc270492557"/>
      <w:bookmarkStart w:id="605" w:name="_Toc287519507"/>
      <w:bookmarkStart w:id="606" w:name="_Toc328719355"/>
      <w:bookmarkStart w:id="607" w:name="_Toc389575404"/>
      <w:bookmarkEnd w:id="197"/>
      <w:bookmarkEnd w:id="198"/>
      <w:bookmarkEnd w:id="199"/>
      <w:bookmarkEnd w:id="603"/>
      <w:r>
        <w:t>DVP</w:t>
      </w:r>
      <w:r w:rsidR="00411A98">
        <w:t xml:space="preserve"> initiates communications to the MVI application server in Austin, Texas via SOAP using web services.</w:t>
      </w:r>
    </w:p>
    <w:p w14:paraId="396014C0" w14:textId="77777777" w:rsidR="00411A98" w:rsidRDefault="00411A98" w:rsidP="00411A98">
      <w:pPr>
        <w:pStyle w:val="BodyText"/>
      </w:pPr>
      <w:r>
        <w:t>In the event that MVI in Austin, Texas is unable to respond, failover redirects the request to the MVI data center in Hines, Illinois.</w:t>
      </w:r>
    </w:p>
    <w:p w14:paraId="482A5348" w14:textId="032AFA31" w:rsidR="00FA3968" w:rsidRDefault="0058330E" w:rsidP="00FA3968">
      <w:pPr>
        <w:pStyle w:val="BodyText"/>
        <w:jc w:val="center"/>
      </w:pPr>
      <w:r w:rsidRPr="00801C67">
        <w:rPr>
          <w:noProof/>
        </w:rPr>
        <w:object w:dxaOrig="10025" w:dyaOrig="8914" w14:anchorId="79D533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4.5pt;height:322.5pt;mso-width-percent:0;mso-height-percent:0;mso-width-percent:0;mso-height-percent:0" o:ole="">
            <v:imagedata r:id="rId19" o:title=""/>
          </v:shape>
          <o:OLEObject Type="Embed" ProgID="Visio.Drawing.11" ShapeID="_x0000_i1025" DrawAspect="Content" ObjectID="_1667752422" r:id="rId20"/>
        </w:object>
      </w:r>
    </w:p>
    <w:p w14:paraId="77F6D23A" w14:textId="77777777" w:rsidR="00D444BD" w:rsidRPr="002B0DCF" w:rsidRDefault="00D444BD" w:rsidP="00D444BD">
      <w:pPr>
        <w:pStyle w:val="Heading2"/>
        <w:tabs>
          <w:tab w:val="clear" w:pos="900"/>
          <w:tab w:val="left" w:pos="720"/>
        </w:tabs>
        <w:ind w:left="720" w:hanging="720"/>
      </w:pPr>
      <w:bookmarkStart w:id="608" w:name="_Toc496710839"/>
      <w:r>
        <w:t>Hardware Architecture</w:t>
      </w:r>
      <w:bookmarkEnd w:id="604"/>
      <w:bookmarkEnd w:id="605"/>
      <w:bookmarkEnd w:id="606"/>
      <w:bookmarkEnd w:id="607"/>
      <w:bookmarkEnd w:id="608"/>
    </w:p>
    <w:p w14:paraId="52B459C2" w14:textId="3F1EC4C1" w:rsidR="00FA3968" w:rsidRDefault="00FA3968" w:rsidP="00753612">
      <w:pPr>
        <w:pStyle w:val="BodyText"/>
        <w:rPr>
          <w:sz w:val="22"/>
          <w:szCs w:val="22"/>
        </w:rPr>
      </w:pPr>
      <w:r>
        <w:rPr>
          <w:sz w:val="22"/>
          <w:szCs w:val="22"/>
        </w:rPr>
        <w:t xml:space="preserve">DVP runs on Amazon Web Services (AWS) GovCloud, and therefore exists solely on virtualized hardware running in the cloud. The AWS product that provides virtualized hardware is called the Elastic Compute Cloud, or EC2. </w:t>
      </w:r>
      <w:del w:id="609" w:author="Andrew Parcel" w:date="2020-11-19T10:43:00Z">
        <w:r w:rsidDel="00EA0274">
          <w:rPr>
            <w:sz w:val="22"/>
            <w:szCs w:val="22"/>
          </w:rPr>
          <w:delText>On EC2.</w:delText>
        </w:r>
      </w:del>
    </w:p>
    <w:p w14:paraId="51E4615D" w14:textId="71C0CF5E" w:rsidR="009548E3" w:rsidRPr="001D7196" w:rsidRDefault="00FA3968" w:rsidP="00753612">
      <w:pPr>
        <w:pStyle w:val="BodyText"/>
      </w:pPr>
      <w:r>
        <w:t>DVP</w:t>
      </w:r>
      <w:r w:rsidRPr="004938EF">
        <w:t xml:space="preserve"> integration’s code and testing progression begins in the MVI development environment and advances to the MVI SQA environment, and MVI production environment.</w:t>
      </w:r>
      <w:r>
        <w:t xml:space="preserve"> Change control and quality requirements are met and approved by IdM SMEs in each environment before DVP is allowed to advance/connect to the next environment.</w:t>
      </w:r>
      <w:r w:rsidR="00753612">
        <w:t xml:space="preserve"> </w:t>
      </w:r>
    </w:p>
    <w:p w14:paraId="41D44106" w14:textId="73DC10A8" w:rsidR="00D444BD" w:rsidRDefault="00D444BD" w:rsidP="00D444BD">
      <w:pPr>
        <w:pStyle w:val="Heading2"/>
        <w:tabs>
          <w:tab w:val="clear" w:pos="900"/>
          <w:tab w:val="left" w:pos="720"/>
        </w:tabs>
        <w:ind w:left="720" w:hanging="720"/>
      </w:pPr>
      <w:bookmarkStart w:id="610" w:name="_Toc66801739"/>
      <w:bookmarkStart w:id="611" w:name="_Toc270492558"/>
      <w:bookmarkStart w:id="612" w:name="_Toc287519508"/>
      <w:bookmarkStart w:id="613" w:name="_Toc328719356"/>
      <w:bookmarkStart w:id="614" w:name="_Toc389575405"/>
      <w:bookmarkStart w:id="615" w:name="_Toc496710840"/>
      <w:r>
        <w:t>Software Architecture</w:t>
      </w:r>
      <w:bookmarkEnd w:id="610"/>
      <w:bookmarkEnd w:id="611"/>
      <w:bookmarkEnd w:id="612"/>
      <w:bookmarkEnd w:id="613"/>
      <w:bookmarkEnd w:id="614"/>
      <w:bookmarkEnd w:id="615"/>
    </w:p>
    <w:p w14:paraId="06CF4B1D" w14:textId="7FF49FAD" w:rsidR="00D444BD" w:rsidRDefault="00D444BD" w:rsidP="00D444BD">
      <w:pPr>
        <w:pStyle w:val="BodyText"/>
      </w:pPr>
      <w:r w:rsidRPr="00530B24">
        <w:t xml:space="preserve">It should be noted that the </w:t>
      </w:r>
      <w:r w:rsidR="00A20783">
        <w:t>DVP</w:t>
      </w:r>
      <w:r w:rsidR="002E2D76">
        <w:t xml:space="preserve"> </w:t>
      </w:r>
      <w:r w:rsidRPr="00530B24">
        <w:t>software architecture</w:t>
      </w:r>
      <w:r w:rsidR="002E2D76">
        <w:t xml:space="preserve"> is</w:t>
      </w:r>
      <w:r w:rsidRPr="00530B24">
        <w:t xml:space="preserve"> </w:t>
      </w:r>
      <w:r w:rsidR="00F223F6" w:rsidRPr="004970A2">
        <w:t xml:space="preserve">service-oriented </w:t>
      </w:r>
      <w:r w:rsidR="00F223F6">
        <w:t xml:space="preserve">architecture </w:t>
      </w:r>
      <w:r w:rsidR="00E42648" w:rsidRPr="004970A2">
        <w:t>(</w:t>
      </w:r>
      <w:r w:rsidR="00E42648">
        <w:t>SOA</w:t>
      </w:r>
      <w:r w:rsidR="00E42648" w:rsidRPr="004970A2">
        <w:t>)</w:t>
      </w:r>
      <w:r w:rsidR="00E42648">
        <w:t xml:space="preserve"> </w:t>
      </w:r>
      <w:r w:rsidRPr="00530B24">
        <w:t>compliant.</w:t>
      </w:r>
    </w:p>
    <w:p w14:paraId="59815965" w14:textId="77777777" w:rsidR="00D444BD" w:rsidRDefault="00D444BD" w:rsidP="00D444BD">
      <w:pPr>
        <w:pStyle w:val="Heading2"/>
        <w:tabs>
          <w:tab w:val="clear" w:pos="900"/>
          <w:tab w:val="left" w:pos="720"/>
        </w:tabs>
        <w:ind w:left="720" w:hanging="720"/>
      </w:pPr>
      <w:bookmarkStart w:id="616" w:name="_Toc66801738"/>
      <w:bookmarkStart w:id="617" w:name="_Toc270492559"/>
      <w:bookmarkStart w:id="618" w:name="_Toc287519509"/>
      <w:bookmarkStart w:id="619" w:name="_Toc328719357"/>
      <w:bookmarkStart w:id="620" w:name="_Toc389575406"/>
      <w:bookmarkStart w:id="621" w:name="_Toc496710841"/>
      <w:r>
        <w:t>Communications</w:t>
      </w:r>
      <w:bookmarkEnd w:id="616"/>
      <w:r>
        <w:t xml:space="preserve"> Architecture</w:t>
      </w:r>
      <w:bookmarkEnd w:id="617"/>
      <w:bookmarkEnd w:id="618"/>
      <w:bookmarkEnd w:id="619"/>
      <w:bookmarkEnd w:id="620"/>
      <w:bookmarkEnd w:id="621"/>
    </w:p>
    <w:p w14:paraId="524F6AEE" w14:textId="0100E827" w:rsidR="00D444BD" w:rsidRDefault="00D444BD" w:rsidP="00D444BD">
      <w:pPr>
        <w:pStyle w:val="BodyText"/>
      </w:pPr>
      <w:r>
        <w:t xml:space="preserve">The </w:t>
      </w:r>
      <w:r w:rsidR="00A20783">
        <w:t>DVP</w:t>
      </w:r>
      <w:r w:rsidR="001D502F">
        <w:t xml:space="preserve"> </w:t>
      </w:r>
      <w:r>
        <w:t xml:space="preserve">/MVI integration will be handled via </w:t>
      </w:r>
      <w:r w:rsidR="00690EF3">
        <w:t>MVI Web Service</w:t>
      </w:r>
      <w:r>
        <w:t xml:space="preserve">. </w:t>
      </w:r>
      <w:r w:rsidR="00E81545">
        <w:t xml:space="preserve">The </w:t>
      </w:r>
      <w:r>
        <w:t>operation of concern here</w:t>
      </w:r>
      <w:r w:rsidR="00275CF2">
        <w:t xml:space="preserve"> is:</w:t>
      </w:r>
    </w:p>
    <w:p w14:paraId="5A9247FE" w14:textId="2BCB9971" w:rsidR="00D444BD" w:rsidRPr="002E2D76" w:rsidRDefault="00F1202C" w:rsidP="009E24DE">
      <w:pPr>
        <w:pStyle w:val="ListParagraph"/>
        <w:numPr>
          <w:ilvl w:val="0"/>
          <w:numId w:val="27"/>
        </w:numPr>
      </w:pPr>
      <w:proofErr w:type="spellStart"/>
      <w:r>
        <w:t>GetCorrespondingIDs</w:t>
      </w:r>
      <w:proofErr w:type="spellEnd"/>
    </w:p>
    <w:p w14:paraId="38E0C8D2" w14:textId="3DAD7C2F" w:rsidR="00D444BD" w:rsidRDefault="00D444BD" w:rsidP="00D444BD">
      <w:pPr>
        <w:pStyle w:val="BodyText"/>
      </w:pPr>
      <w:r>
        <w:lastRenderedPageBreak/>
        <w:t xml:space="preserve">It should be noted that the communications between </w:t>
      </w:r>
      <w:r w:rsidR="00A20783">
        <w:t>DVP</w:t>
      </w:r>
      <w:r w:rsidR="001D502F">
        <w:t xml:space="preserve"> </w:t>
      </w:r>
      <w:r>
        <w:t>and MVI</w:t>
      </w:r>
      <w:r w:rsidR="005B62A4">
        <w:t xml:space="preserve"> </w:t>
      </w:r>
      <w:r>
        <w:t>will need to be h</w:t>
      </w:r>
      <w:r w:rsidR="00690EF3">
        <w:t>andled using a secure channel - s</w:t>
      </w:r>
      <w:r>
        <w:t xml:space="preserve">pecifically, the channel requires VAAFI. For more information, see </w:t>
      </w:r>
      <w:r w:rsidRPr="003D1CC9">
        <w:t xml:space="preserve">section </w:t>
      </w:r>
      <w:r>
        <w:fldChar w:fldCharType="begin"/>
      </w:r>
      <w:r>
        <w:instrText xml:space="preserve"> REF _Ref390277086 \r \h </w:instrText>
      </w:r>
      <w:r>
        <w:fldChar w:fldCharType="separate"/>
      </w:r>
      <w:r w:rsidR="00F223F6">
        <w:t>2.5.5</w:t>
      </w:r>
      <w:r>
        <w:fldChar w:fldCharType="end"/>
      </w:r>
      <w:r>
        <w:t>.</w:t>
      </w:r>
    </w:p>
    <w:p w14:paraId="25331497" w14:textId="365ED838" w:rsidR="00557A54" w:rsidRPr="00530B24" w:rsidRDefault="00557A54" w:rsidP="00557A54">
      <w:pPr>
        <w:pStyle w:val="BodyText"/>
      </w:pPr>
      <w:bookmarkStart w:id="622" w:name="_Toc66801741"/>
      <w:bookmarkStart w:id="623" w:name="_Toc270492560"/>
      <w:bookmarkStart w:id="624" w:name="_Toc287519510"/>
      <w:bookmarkStart w:id="625" w:name="_Toc328719358"/>
      <w:bookmarkStart w:id="626" w:name="_Toc389575407"/>
      <w:r>
        <w:t xml:space="preserve">The unique system ID that will be used by this integration process is </w:t>
      </w:r>
      <w:r>
        <w:rPr>
          <w:sz w:val="22"/>
          <w:szCs w:val="22"/>
        </w:rPr>
        <w:t>200DVPE with 200DVPG as the AsAgent</w:t>
      </w:r>
      <w:r>
        <w:t>, which identifies the Web Service requesting entity to MVI.</w:t>
      </w:r>
    </w:p>
    <w:p w14:paraId="5FF2F2E3" w14:textId="77777777" w:rsidR="00D444BD" w:rsidRDefault="00D444BD" w:rsidP="00D444BD">
      <w:pPr>
        <w:pStyle w:val="Heading1"/>
      </w:pPr>
      <w:bookmarkStart w:id="627" w:name="_Toc496710842"/>
      <w:r>
        <w:t>Data Design</w:t>
      </w:r>
      <w:bookmarkEnd w:id="622"/>
      <w:bookmarkEnd w:id="623"/>
      <w:bookmarkEnd w:id="624"/>
      <w:bookmarkEnd w:id="625"/>
      <w:bookmarkEnd w:id="626"/>
      <w:bookmarkEnd w:id="627"/>
    </w:p>
    <w:p w14:paraId="065CD27F" w14:textId="77777777" w:rsidR="00D444BD" w:rsidRDefault="00D444BD" w:rsidP="00D444BD">
      <w:pPr>
        <w:pStyle w:val="BodyText"/>
      </w:pPr>
      <w:r>
        <w:t>D</w:t>
      </w:r>
      <w:r w:rsidRPr="00530B24">
        <w:t xml:space="preserve">atabase design changes will </w:t>
      </w:r>
      <w:r>
        <w:t>not be required for this integration.</w:t>
      </w:r>
    </w:p>
    <w:p w14:paraId="3204186C" w14:textId="77777777" w:rsidR="00D444BD" w:rsidRDefault="00D444BD" w:rsidP="00D444BD">
      <w:pPr>
        <w:pStyle w:val="Heading2"/>
        <w:tabs>
          <w:tab w:val="clear" w:pos="900"/>
          <w:tab w:val="left" w:pos="720"/>
        </w:tabs>
        <w:ind w:left="720" w:hanging="720"/>
      </w:pPr>
      <w:bookmarkStart w:id="628" w:name="_Toc270492561"/>
      <w:bookmarkStart w:id="629" w:name="_Toc287519511"/>
      <w:bookmarkStart w:id="630" w:name="_Toc328719359"/>
      <w:bookmarkStart w:id="631" w:name="_Toc389575408"/>
      <w:bookmarkStart w:id="632" w:name="_Toc496710843"/>
      <w:r>
        <w:t>Database Management System Files</w:t>
      </w:r>
      <w:bookmarkEnd w:id="628"/>
      <w:bookmarkEnd w:id="629"/>
      <w:bookmarkEnd w:id="630"/>
      <w:bookmarkEnd w:id="631"/>
      <w:bookmarkEnd w:id="632"/>
    </w:p>
    <w:p w14:paraId="6229A93F" w14:textId="5690BAD9" w:rsidR="00D444BD" w:rsidRDefault="00D444BD" w:rsidP="00D444BD">
      <w:pPr>
        <w:pStyle w:val="BodyText"/>
      </w:pPr>
      <w:r>
        <w:t xml:space="preserve">Not applicable to </w:t>
      </w:r>
      <w:r w:rsidR="00A20783">
        <w:t>DVP</w:t>
      </w:r>
    </w:p>
    <w:p w14:paraId="734EB0B2" w14:textId="77777777" w:rsidR="00D444BD" w:rsidRDefault="00D444BD" w:rsidP="00D444BD">
      <w:pPr>
        <w:pStyle w:val="Heading2"/>
        <w:tabs>
          <w:tab w:val="clear" w:pos="900"/>
          <w:tab w:val="left" w:pos="720"/>
        </w:tabs>
        <w:ind w:left="720" w:hanging="720"/>
      </w:pPr>
      <w:bookmarkStart w:id="633" w:name="_Toc270492562"/>
      <w:bookmarkStart w:id="634" w:name="_Toc287519512"/>
      <w:bookmarkStart w:id="635" w:name="_Toc328719360"/>
      <w:bookmarkStart w:id="636" w:name="_Toc389575409"/>
      <w:bookmarkStart w:id="637" w:name="_Toc496710844"/>
      <w:r>
        <w:t>Non-Database Management System Files</w:t>
      </w:r>
      <w:bookmarkEnd w:id="633"/>
      <w:bookmarkEnd w:id="634"/>
      <w:bookmarkEnd w:id="635"/>
      <w:bookmarkEnd w:id="636"/>
      <w:bookmarkEnd w:id="637"/>
    </w:p>
    <w:p w14:paraId="2CDDA290" w14:textId="4EF9B79A" w:rsidR="00D444BD" w:rsidRDefault="00D444BD" w:rsidP="00D444BD">
      <w:pPr>
        <w:pStyle w:val="BodyText"/>
      </w:pPr>
      <w:bookmarkStart w:id="638" w:name="_Toc1202590"/>
      <w:bookmarkStart w:id="639" w:name="_Toc66891860"/>
      <w:bookmarkStart w:id="640" w:name="_Toc270492563"/>
      <w:bookmarkStart w:id="641" w:name="_Toc287519513"/>
      <w:r>
        <w:t xml:space="preserve">Not applicable to </w:t>
      </w:r>
      <w:r w:rsidR="00A20783">
        <w:t>DVP</w:t>
      </w:r>
    </w:p>
    <w:p w14:paraId="4DB23891" w14:textId="77777777" w:rsidR="00D444BD" w:rsidRDefault="00D444BD" w:rsidP="00D444BD">
      <w:pPr>
        <w:pStyle w:val="Heading1"/>
      </w:pPr>
      <w:bookmarkStart w:id="642" w:name="_Toc328719361"/>
      <w:bookmarkStart w:id="643" w:name="_Toc389575410"/>
      <w:bookmarkStart w:id="644" w:name="_Toc496710845"/>
      <w:r>
        <w:t>Detailed Design</w:t>
      </w:r>
      <w:bookmarkEnd w:id="638"/>
      <w:bookmarkEnd w:id="639"/>
      <w:bookmarkEnd w:id="640"/>
      <w:bookmarkEnd w:id="641"/>
      <w:bookmarkEnd w:id="642"/>
      <w:bookmarkEnd w:id="643"/>
      <w:bookmarkEnd w:id="644"/>
    </w:p>
    <w:p w14:paraId="4930ECBD" w14:textId="77777777" w:rsidR="00D444BD" w:rsidRDefault="00D444BD" w:rsidP="00D444BD">
      <w:pPr>
        <w:pStyle w:val="Heading2"/>
        <w:tabs>
          <w:tab w:val="clear" w:pos="900"/>
          <w:tab w:val="left" w:pos="720"/>
        </w:tabs>
        <w:ind w:left="720" w:hanging="720"/>
      </w:pPr>
      <w:bookmarkStart w:id="645" w:name="_Toc270492564"/>
      <w:bookmarkStart w:id="646" w:name="_Toc287519514"/>
      <w:bookmarkStart w:id="647" w:name="_Toc328719362"/>
      <w:bookmarkStart w:id="648" w:name="_Toc389575411"/>
      <w:bookmarkStart w:id="649" w:name="_Toc496710846"/>
      <w:bookmarkStart w:id="650" w:name="_Toc1202591"/>
      <w:r>
        <w:t>Hardware Detailed Design</w:t>
      </w:r>
      <w:bookmarkEnd w:id="645"/>
      <w:bookmarkEnd w:id="646"/>
      <w:bookmarkEnd w:id="647"/>
      <w:bookmarkEnd w:id="648"/>
      <w:bookmarkEnd w:id="649"/>
    </w:p>
    <w:p w14:paraId="74F6F53C" w14:textId="77777777" w:rsidR="00D444BD" w:rsidRDefault="00D444BD" w:rsidP="00D444BD">
      <w:pPr>
        <w:pStyle w:val="BodyText"/>
      </w:pPr>
      <w:r w:rsidRPr="008F0AE9">
        <w:t xml:space="preserve">No changes to </w:t>
      </w:r>
      <w:r>
        <w:t xml:space="preserve">the </w:t>
      </w:r>
      <w:r w:rsidRPr="008F0AE9">
        <w:t>existing hardware will be required.</w:t>
      </w:r>
    </w:p>
    <w:p w14:paraId="412AF230" w14:textId="77777777" w:rsidR="00D444BD" w:rsidRDefault="00D444BD" w:rsidP="00D444BD">
      <w:pPr>
        <w:pStyle w:val="Heading2"/>
        <w:tabs>
          <w:tab w:val="clear" w:pos="900"/>
          <w:tab w:val="left" w:pos="720"/>
        </w:tabs>
        <w:ind w:left="720" w:hanging="720"/>
      </w:pPr>
      <w:bookmarkStart w:id="651" w:name="_Toc270492565"/>
      <w:bookmarkStart w:id="652" w:name="_Toc287519515"/>
      <w:bookmarkStart w:id="653" w:name="_Toc328719363"/>
      <w:bookmarkStart w:id="654" w:name="_Toc389575412"/>
      <w:bookmarkStart w:id="655" w:name="_Toc496710847"/>
      <w:r>
        <w:t>Software Detailed Design</w:t>
      </w:r>
      <w:bookmarkEnd w:id="651"/>
      <w:bookmarkEnd w:id="652"/>
      <w:bookmarkEnd w:id="653"/>
      <w:bookmarkEnd w:id="654"/>
      <w:bookmarkEnd w:id="655"/>
    </w:p>
    <w:p w14:paraId="2799EACA" w14:textId="34F068EA" w:rsidR="00D444BD" w:rsidRDefault="00D444BD" w:rsidP="00D444BD">
      <w:pPr>
        <w:pStyle w:val="BodyText"/>
      </w:pPr>
      <w:r>
        <w:t xml:space="preserve">As mentioned previously, </w:t>
      </w:r>
      <w:r w:rsidR="00A20783">
        <w:t>DVP</w:t>
      </w:r>
      <w:r w:rsidR="001D502F">
        <w:t xml:space="preserve"> </w:t>
      </w:r>
      <w:r>
        <w:t>will use Web Services to initiate communication with MVI</w:t>
      </w:r>
      <w:r w:rsidR="00EA10D8">
        <w:t>, via the Common Client proxy</w:t>
      </w:r>
      <w:r>
        <w:t>. In so doing, the protocol used for both the request and response will be SOAP.</w:t>
      </w:r>
    </w:p>
    <w:p w14:paraId="56D10892" w14:textId="3567C037" w:rsidR="00D444BD" w:rsidRDefault="00D444BD" w:rsidP="00D444BD">
      <w:pPr>
        <w:pStyle w:val="BodyText"/>
      </w:pPr>
      <w:r>
        <w:t>Included in the SOAP message (sometimes called the SOAP envelope) is what is commonly referred to as the “payload.” The next sections discuss the expected payload for the required operations: [</w:t>
      </w:r>
      <w:r w:rsidRPr="00BB0436">
        <w:t>1309-</w:t>
      </w:r>
      <w:r w:rsidR="00F1202C">
        <w:t>GetCorrespondingIDs</w:t>
      </w:r>
      <w:r w:rsidRPr="00BB0436">
        <w:t>.</w:t>
      </w:r>
      <w:r>
        <w:t>]</w:t>
      </w:r>
    </w:p>
    <w:p w14:paraId="2C42A3EE" w14:textId="3D2E8844" w:rsidR="00D444BD" w:rsidRPr="00EA10D8" w:rsidRDefault="00275CF2" w:rsidP="00D444BD">
      <w:pPr>
        <w:pStyle w:val="BodyText"/>
        <w:rPr>
          <w:strike/>
        </w:rPr>
      </w:pPr>
      <w:r>
        <w:t>The</w:t>
      </w:r>
      <w:r w:rsidR="00D444BD">
        <w:t xml:space="preserve"> </w:t>
      </w:r>
      <w:r w:rsidR="00EA10D8">
        <w:t>request/response pair</w:t>
      </w:r>
      <w:r w:rsidR="00D444BD">
        <w:t xml:space="preserve"> that will be used in this </w:t>
      </w:r>
      <w:r w:rsidR="00A20783">
        <w:t>DVP</w:t>
      </w:r>
      <w:r w:rsidR="00EA10D8">
        <w:t>-</w:t>
      </w:r>
      <w:r w:rsidR="00D444BD">
        <w:t xml:space="preserve">MVI integration is the </w:t>
      </w:r>
      <w:r w:rsidR="001545DD" w:rsidRPr="00BB0436">
        <w:t xml:space="preserve">1309/1310 </w:t>
      </w:r>
      <w:r w:rsidR="001545DD">
        <w:t xml:space="preserve">pair, </w:t>
      </w:r>
      <w:r w:rsidR="00F1202C">
        <w:t>GetCorrespondingIDs</w:t>
      </w:r>
      <w:r w:rsidR="00D444BD">
        <w:t xml:space="preserve"> </w:t>
      </w:r>
      <w:r>
        <w:t>operation</w:t>
      </w:r>
      <w:r w:rsidR="00D444BD" w:rsidRPr="00BB0436">
        <w:t xml:space="preserve">. </w:t>
      </w:r>
    </w:p>
    <w:p w14:paraId="1397A19A" w14:textId="77777777" w:rsidR="00D444BD" w:rsidRDefault="00D444BD" w:rsidP="00D444BD">
      <w:pPr>
        <w:pStyle w:val="BodyText"/>
      </w:pPr>
      <w:r>
        <w:t>For more information about these operations, including detailed field descriptions, see the MVI Service Description document.</w:t>
      </w:r>
    </w:p>
    <w:p w14:paraId="3B1F5701" w14:textId="77777777" w:rsidR="00D444BD" w:rsidRDefault="00D444BD" w:rsidP="00D444BD">
      <w:pPr>
        <w:pStyle w:val="Heading3"/>
        <w:keepNext/>
        <w:ind w:left="810" w:hanging="810"/>
      </w:pPr>
      <w:bookmarkStart w:id="656" w:name="_Toc287519518"/>
      <w:bookmarkStart w:id="657" w:name="_Toc328719364"/>
      <w:bookmarkStart w:id="658" w:name="_Toc389575413"/>
      <w:bookmarkStart w:id="659" w:name="_Toc496710848"/>
      <w:r>
        <w:t>Code Impacts</w:t>
      </w:r>
      <w:bookmarkEnd w:id="656"/>
      <w:bookmarkEnd w:id="657"/>
      <w:bookmarkEnd w:id="658"/>
      <w:bookmarkEnd w:id="659"/>
    </w:p>
    <w:p w14:paraId="3C5994D5" w14:textId="5C9A7450" w:rsidR="00D444BD" w:rsidRDefault="00A814D4" w:rsidP="00D444BD">
      <w:pPr>
        <w:pStyle w:val="BodyText"/>
      </w:pPr>
      <w:r>
        <w:t>None</w:t>
      </w:r>
      <w:r w:rsidR="00D444BD" w:rsidRPr="00A16A58">
        <w:t>.</w:t>
      </w:r>
    </w:p>
    <w:p w14:paraId="53AF968E" w14:textId="77777777" w:rsidR="00D444BD" w:rsidRDefault="00D444BD" w:rsidP="00D444BD">
      <w:pPr>
        <w:pStyle w:val="Heading3"/>
        <w:keepNext/>
        <w:ind w:left="810" w:hanging="810"/>
      </w:pPr>
      <w:bookmarkStart w:id="660" w:name="_Source_ID_Definition"/>
      <w:bookmarkStart w:id="661" w:name="_Toc389575414"/>
      <w:bookmarkStart w:id="662" w:name="_Toc328139638"/>
      <w:bookmarkStart w:id="663" w:name="_Toc328719365"/>
      <w:bookmarkStart w:id="664" w:name="_Toc496710849"/>
      <w:bookmarkStart w:id="665" w:name="_Toc304381087"/>
      <w:bookmarkEnd w:id="660"/>
      <w:r>
        <w:t>Source ID Definition</w:t>
      </w:r>
      <w:bookmarkEnd w:id="661"/>
      <w:bookmarkEnd w:id="662"/>
      <w:bookmarkEnd w:id="663"/>
      <w:bookmarkEnd w:id="664"/>
    </w:p>
    <w:p w14:paraId="122FA400" w14:textId="77777777" w:rsidR="00D444BD" w:rsidRDefault="00D444BD" w:rsidP="00D444BD">
      <w:pPr>
        <w:pStyle w:val="BodyText"/>
      </w:pPr>
      <w:r>
        <w:t>Message requests to the MVI Web Service will be made by using a fully qualified (meaning four-part) Source ID. Fully qualified Source ID can be found in the extension attribute of the ID element. Per HL7v3 specifications, the Source ID components are as follows:</w:t>
      </w:r>
    </w:p>
    <w:p w14:paraId="48B34261" w14:textId="7CFC7B7A" w:rsidR="00D444BD" w:rsidRDefault="00D444BD" w:rsidP="00D444BD">
      <w:pPr>
        <w:pStyle w:val="BodyText"/>
      </w:pPr>
      <w:r>
        <w:t xml:space="preserve">If </w:t>
      </w:r>
      <w:r w:rsidR="003130E8">
        <w:t>Integration Control Number (</w:t>
      </w:r>
      <w:r>
        <w:t>ICN</w:t>
      </w:r>
      <w:r w:rsidR="003130E8">
        <w:t>)</w:t>
      </w:r>
      <w:r>
        <w:t xml:space="preserve"> implementation: </w:t>
      </w:r>
    </w:p>
    <w:p w14:paraId="20066DCA" w14:textId="77777777" w:rsidR="00D444BD" w:rsidRDefault="00D444BD" w:rsidP="009E24DE">
      <w:pPr>
        <w:pStyle w:val="ListParagraph"/>
        <w:numPr>
          <w:ilvl w:val="0"/>
          <w:numId w:val="28"/>
        </w:numPr>
      </w:pPr>
      <w:r>
        <w:lastRenderedPageBreak/>
        <w:t>ICN – (Ex: 1001179396V504445)</w:t>
      </w:r>
    </w:p>
    <w:p w14:paraId="31AE9D19" w14:textId="77777777" w:rsidR="00D444BD" w:rsidRDefault="00D444BD" w:rsidP="009E24DE">
      <w:pPr>
        <w:pStyle w:val="ListParagraph"/>
        <w:numPr>
          <w:ilvl w:val="0"/>
          <w:numId w:val="28"/>
        </w:numPr>
      </w:pPr>
      <w:r>
        <w:t>Identifier Type – Value will be “NI”</w:t>
      </w:r>
    </w:p>
    <w:p w14:paraId="12CDA333" w14:textId="5BA5D045" w:rsidR="00D444BD" w:rsidRDefault="00D444BD" w:rsidP="009E24DE">
      <w:pPr>
        <w:pStyle w:val="ListParagraph"/>
        <w:numPr>
          <w:ilvl w:val="0"/>
          <w:numId w:val="28"/>
        </w:numPr>
      </w:pPr>
      <w:r>
        <w:t>Assigning Authority</w:t>
      </w:r>
      <w:r w:rsidR="00901464" w:rsidRPr="00901464">
        <w:t xml:space="preserve"> </w:t>
      </w:r>
      <w:r w:rsidR="00901464">
        <w:t>(optional)</w:t>
      </w:r>
      <w:r>
        <w:t xml:space="preserve"> –Value will be “USVHA”</w:t>
      </w:r>
    </w:p>
    <w:p w14:paraId="75FA8A34" w14:textId="0E960372" w:rsidR="00D444BD" w:rsidRDefault="00D444BD" w:rsidP="009E24DE">
      <w:pPr>
        <w:pStyle w:val="ListParagraph"/>
        <w:numPr>
          <w:ilvl w:val="0"/>
          <w:numId w:val="28"/>
        </w:numPr>
      </w:pPr>
      <w:r>
        <w:t xml:space="preserve">Assigning Facility </w:t>
      </w:r>
      <w:r w:rsidR="00901464">
        <w:t xml:space="preserve">(optional) </w:t>
      </w:r>
      <w:r>
        <w:t>– Value will be “200M”</w:t>
      </w:r>
    </w:p>
    <w:p w14:paraId="2794F350" w14:textId="65CD2242" w:rsidR="00D444BD" w:rsidRDefault="00D444BD" w:rsidP="00D444BD">
      <w:pPr>
        <w:pStyle w:val="BodyText"/>
      </w:pPr>
      <w:r w:rsidRPr="00A16A58">
        <w:t xml:space="preserve"> </w:t>
      </w:r>
      <w:r>
        <w:t>If</w:t>
      </w:r>
      <w:r w:rsidRPr="00A16A58">
        <w:t xml:space="preserve"> </w:t>
      </w:r>
      <w:r w:rsidR="003130E8">
        <w:t>Electronic Data Interchange Person Identification (</w:t>
      </w:r>
      <w:r w:rsidRPr="00A16A58">
        <w:t>EDIPI</w:t>
      </w:r>
      <w:r w:rsidR="003130E8">
        <w:t>)</w:t>
      </w:r>
      <w:r w:rsidRPr="00A16A58">
        <w:t xml:space="preserve"> </w:t>
      </w:r>
      <w:r>
        <w:t>Source</w:t>
      </w:r>
      <w:r w:rsidRPr="00A16A58">
        <w:t xml:space="preserve"> ID </w:t>
      </w:r>
      <w:r>
        <w:t>implementation:</w:t>
      </w:r>
    </w:p>
    <w:p w14:paraId="184718CF" w14:textId="77777777" w:rsidR="00D444BD" w:rsidRDefault="00D444BD" w:rsidP="009E24DE">
      <w:pPr>
        <w:pStyle w:val="ListParagraph"/>
        <w:numPr>
          <w:ilvl w:val="0"/>
          <w:numId w:val="29"/>
        </w:numPr>
      </w:pPr>
      <w:r>
        <w:t>EDIPI</w:t>
      </w:r>
    </w:p>
    <w:p w14:paraId="7A8F8161" w14:textId="77777777" w:rsidR="00D444BD" w:rsidRDefault="00D444BD" w:rsidP="009E24DE">
      <w:pPr>
        <w:pStyle w:val="ListParagraph"/>
        <w:numPr>
          <w:ilvl w:val="0"/>
          <w:numId w:val="29"/>
        </w:numPr>
      </w:pPr>
      <w:r>
        <w:t>Identifier Type – Value will be “</w:t>
      </w:r>
      <w:r w:rsidRPr="00A16A58">
        <w:t>NI</w:t>
      </w:r>
      <w:r>
        <w:t>”</w:t>
      </w:r>
    </w:p>
    <w:p w14:paraId="6E6371AD" w14:textId="495A6D1E" w:rsidR="00D444BD" w:rsidRDefault="00D444BD" w:rsidP="009E24DE">
      <w:pPr>
        <w:pStyle w:val="ListParagraph"/>
        <w:numPr>
          <w:ilvl w:val="0"/>
          <w:numId w:val="29"/>
        </w:numPr>
      </w:pPr>
      <w:r>
        <w:t>Assigning Authority</w:t>
      </w:r>
      <w:r w:rsidR="007B6472">
        <w:t xml:space="preserve"> </w:t>
      </w:r>
      <w:r>
        <w:t>– Value will be “</w:t>
      </w:r>
      <w:r w:rsidRPr="00A16A58">
        <w:t>USDOD</w:t>
      </w:r>
      <w:r>
        <w:t>”</w:t>
      </w:r>
    </w:p>
    <w:p w14:paraId="780CFB65" w14:textId="79B900A3" w:rsidR="00D444BD" w:rsidRDefault="00D444BD" w:rsidP="009E24DE">
      <w:pPr>
        <w:pStyle w:val="ListParagraph"/>
        <w:numPr>
          <w:ilvl w:val="0"/>
          <w:numId w:val="29"/>
        </w:numPr>
      </w:pPr>
      <w:r>
        <w:t>Assigning Facility</w:t>
      </w:r>
      <w:r w:rsidR="007B6472">
        <w:t xml:space="preserve"> </w:t>
      </w:r>
      <w:r>
        <w:t>– Value will be “</w:t>
      </w:r>
      <w:r w:rsidRPr="00A16A58">
        <w:t>200DOD</w:t>
      </w:r>
      <w:r>
        <w:t>”</w:t>
      </w:r>
    </w:p>
    <w:p w14:paraId="36FECAA7" w14:textId="1474F2C2" w:rsidR="002233C8" w:rsidRDefault="002233C8" w:rsidP="002233C8">
      <w:pPr>
        <w:pStyle w:val="BodyText"/>
      </w:pPr>
      <w:r>
        <w:t>If</w:t>
      </w:r>
      <w:r w:rsidRPr="00A16A58">
        <w:t xml:space="preserve"> </w:t>
      </w:r>
      <w:r w:rsidR="003130E8">
        <w:t>Security Identifier (</w:t>
      </w:r>
      <w:r>
        <w:t>SEC ID</w:t>
      </w:r>
      <w:r w:rsidR="003130E8">
        <w:t>)</w:t>
      </w:r>
      <w:r w:rsidRPr="00A16A58">
        <w:t xml:space="preserve"> </w:t>
      </w:r>
      <w:r w:rsidR="00493BC0">
        <w:t xml:space="preserve">(long-term solution) </w:t>
      </w:r>
      <w:r>
        <w:t>Source</w:t>
      </w:r>
      <w:r w:rsidRPr="00A16A58">
        <w:t xml:space="preserve"> ID </w:t>
      </w:r>
      <w:r>
        <w:t>implementation:</w:t>
      </w:r>
    </w:p>
    <w:p w14:paraId="67B14175" w14:textId="07254B26" w:rsidR="002233C8" w:rsidRDefault="002233C8" w:rsidP="002233C8">
      <w:pPr>
        <w:pStyle w:val="ListParagraph"/>
        <w:numPr>
          <w:ilvl w:val="0"/>
          <w:numId w:val="29"/>
        </w:numPr>
      </w:pPr>
      <w:r>
        <w:t>SEC ID</w:t>
      </w:r>
    </w:p>
    <w:p w14:paraId="162908B6" w14:textId="4FEC42B6" w:rsidR="002233C8" w:rsidRDefault="002233C8" w:rsidP="002233C8">
      <w:pPr>
        <w:pStyle w:val="ListParagraph"/>
        <w:numPr>
          <w:ilvl w:val="0"/>
          <w:numId w:val="29"/>
        </w:numPr>
      </w:pPr>
      <w:r>
        <w:t>Identifier Type – Value will be “</w:t>
      </w:r>
      <w:r w:rsidR="00DE4DD7">
        <w:t>PN</w:t>
      </w:r>
      <w:r>
        <w:t>”</w:t>
      </w:r>
    </w:p>
    <w:p w14:paraId="3F3FF47A" w14:textId="315AAD32" w:rsidR="002233C8" w:rsidRDefault="002233C8" w:rsidP="002233C8">
      <w:pPr>
        <w:pStyle w:val="ListParagraph"/>
        <w:numPr>
          <w:ilvl w:val="0"/>
          <w:numId w:val="29"/>
        </w:numPr>
      </w:pPr>
      <w:r>
        <w:t>Assigning Authority</w:t>
      </w:r>
      <w:r w:rsidR="007B6472">
        <w:t xml:space="preserve"> </w:t>
      </w:r>
      <w:r>
        <w:t>– Value will be “</w:t>
      </w:r>
      <w:r w:rsidRPr="00A16A58">
        <w:t>US</w:t>
      </w:r>
      <w:r w:rsidR="00B359B8">
        <w:t>DV</w:t>
      </w:r>
      <w:r w:rsidR="00634C3C">
        <w:t>A</w:t>
      </w:r>
      <w:r>
        <w:t>”</w:t>
      </w:r>
    </w:p>
    <w:p w14:paraId="1392B54E" w14:textId="38D6A2C8" w:rsidR="002233C8" w:rsidRDefault="002233C8" w:rsidP="002233C8">
      <w:pPr>
        <w:pStyle w:val="ListParagraph"/>
        <w:numPr>
          <w:ilvl w:val="0"/>
          <w:numId w:val="29"/>
        </w:numPr>
      </w:pPr>
      <w:r>
        <w:t>Assigning Facility</w:t>
      </w:r>
      <w:r w:rsidR="007B6472">
        <w:t xml:space="preserve"> </w:t>
      </w:r>
      <w:r>
        <w:t>– Value will be “</w:t>
      </w:r>
      <w:r w:rsidR="00B359B8">
        <w:t>200PROV</w:t>
      </w:r>
      <w:r>
        <w:t>”</w:t>
      </w:r>
    </w:p>
    <w:p w14:paraId="5186E695" w14:textId="77777777" w:rsidR="00707E0D" w:rsidRDefault="00707E0D" w:rsidP="00707E0D"/>
    <w:p w14:paraId="5C3BC7CA" w14:textId="00AEEB56" w:rsidR="002233C8" w:rsidRDefault="00707E0D" w:rsidP="002233C8">
      <w:r w:rsidRPr="00707E0D">
        <w:t>Other identifier types may be used, as described in the MVI SDD.</w:t>
      </w:r>
    </w:p>
    <w:p w14:paraId="1D474DB8" w14:textId="75DD0E31" w:rsidR="00D3210D" w:rsidRDefault="00D3210D" w:rsidP="00D3210D">
      <w:pPr>
        <w:pStyle w:val="Heading3"/>
        <w:keepNext/>
        <w:ind w:left="810" w:hanging="810"/>
      </w:pPr>
      <w:bookmarkStart w:id="666" w:name="_Toc396926076"/>
      <w:bookmarkStart w:id="667" w:name="_Toc496710850"/>
      <w:bookmarkEnd w:id="665"/>
      <w:r>
        <w:t xml:space="preserve">Integration with MVI </w:t>
      </w:r>
      <w:r w:rsidRPr="005D0D00">
        <w:t>–</w:t>
      </w:r>
      <w:r>
        <w:t xml:space="preserve"> </w:t>
      </w:r>
      <w:bookmarkEnd w:id="666"/>
      <w:r w:rsidR="00146D53">
        <w:t>Sample Queries / Responses</w:t>
      </w:r>
      <w:bookmarkEnd w:id="667"/>
    </w:p>
    <w:p w14:paraId="39DC7ECD" w14:textId="1145A990" w:rsidR="00EC074B" w:rsidRDefault="00EC074B" w:rsidP="00EC074B">
      <w:pPr>
        <w:pStyle w:val="BodyText"/>
      </w:pPr>
      <w:r w:rsidRPr="00EC074B">
        <w:t>Sample queries and responses for applicable MVI operations will be provided separately.</w:t>
      </w:r>
      <w:r w:rsidR="00146D53">
        <w:t xml:space="preserve"> Additionally, the MVI Service Description Document should be referenced for complete explanations for every field in the </w:t>
      </w:r>
      <w:r w:rsidR="00F1202C">
        <w:t>GetCorrespondingIDs</w:t>
      </w:r>
      <w:r w:rsidR="002E18BA">
        <w:t xml:space="preserve"> Message</w:t>
      </w:r>
      <w:r w:rsidR="00146D53">
        <w:t>.</w:t>
      </w:r>
    </w:p>
    <w:p w14:paraId="62C89234" w14:textId="77777777" w:rsidR="00D444BD" w:rsidRDefault="00D444BD" w:rsidP="00D444BD">
      <w:pPr>
        <w:pStyle w:val="Heading2"/>
        <w:tabs>
          <w:tab w:val="clear" w:pos="900"/>
          <w:tab w:val="left" w:pos="720"/>
        </w:tabs>
        <w:ind w:left="720" w:hanging="720"/>
      </w:pPr>
      <w:bookmarkStart w:id="668" w:name="_Toc496710851"/>
      <w:r>
        <w:t>Communications Detailed Design</w:t>
      </w:r>
      <w:bookmarkEnd w:id="668"/>
    </w:p>
    <w:bookmarkEnd w:id="650"/>
    <w:p w14:paraId="439DCE33" w14:textId="01B03584" w:rsidR="00D444BD" w:rsidRDefault="00EC074B" w:rsidP="00D444BD">
      <w:pPr>
        <w:pStyle w:val="BodyText"/>
      </w:pPr>
      <w:r>
        <w:t xml:space="preserve">Communications between </w:t>
      </w:r>
      <w:r w:rsidR="00A20783">
        <w:t>DVP</w:t>
      </w:r>
      <w:r>
        <w:t xml:space="preserve"> and MVI will </w:t>
      </w:r>
      <w:r w:rsidR="002E18BA">
        <w:t>use</w:t>
      </w:r>
      <w:r>
        <w:t xml:space="preserve"> HL7v3 messaging, as previously mentioned.</w:t>
      </w:r>
    </w:p>
    <w:p w14:paraId="6EC741BB" w14:textId="77777777" w:rsidR="00A814D4" w:rsidRPr="00406445" w:rsidRDefault="00A814D4" w:rsidP="00A814D4">
      <w:pPr>
        <w:pStyle w:val="Heading4"/>
      </w:pPr>
      <w:r w:rsidRPr="00406445">
        <w:t>MCCI_IN000002UV01 – Response Sample</w:t>
      </w:r>
    </w:p>
    <w:p w14:paraId="6D318CCE" w14:textId="77777777" w:rsidR="00A814D4" w:rsidRPr="00406445" w:rsidRDefault="00A814D4" w:rsidP="00A814D4">
      <w:pPr>
        <w:pStyle w:val="BodyText"/>
        <w:rPr>
          <w:lang w:eastAsia="zh-CN"/>
        </w:rPr>
      </w:pPr>
      <w:r w:rsidRPr="00406445">
        <w:rPr>
          <w:lang w:eastAsia="zh-CN"/>
        </w:rPr>
        <w:t xml:space="preserve">The response is one of those listed in the following table. </w:t>
      </w:r>
    </w:p>
    <w:tbl>
      <w:tblPr>
        <w:tblStyle w:val="TableGrid"/>
        <w:tblW w:w="9644" w:type="dxa"/>
        <w:tblLook w:val="04A0" w:firstRow="1" w:lastRow="0" w:firstColumn="1" w:lastColumn="0" w:noHBand="0" w:noVBand="1"/>
      </w:tblPr>
      <w:tblGrid>
        <w:gridCol w:w="2038"/>
        <w:gridCol w:w="2417"/>
        <w:gridCol w:w="5189"/>
      </w:tblGrid>
      <w:tr w:rsidR="00A814D4" w:rsidRPr="00406445" w14:paraId="5D6022F6" w14:textId="77777777" w:rsidTr="00AB66FF">
        <w:trPr>
          <w:trHeight w:val="723"/>
        </w:trPr>
        <w:tc>
          <w:tcPr>
            <w:tcW w:w="203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14:paraId="20F3AE01" w14:textId="77777777" w:rsidR="00A814D4" w:rsidRPr="00406445" w:rsidRDefault="00A814D4" w:rsidP="00AB66FF">
            <w:pPr>
              <w:spacing w:before="60" w:after="60"/>
              <w:rPr>
                <w:rFonts w:ascii="Arial" w:hAnsi="Arial" w:cs="Arial"/>
                <w:b/>
                <w:szCs w:val="22"/>
                <w:lang w:eastAsia="zh-CN"/>
              </w:rPr>
            </w:pPr>
            <w:r w:rsidRPr="00406445">
              <w:rPr>
                <w:rFonts w:ascii="Arial" w:hAnsi="Arial" w:cs="Arial"/>
                <w:b/>
                <w:szCs w:val="22"/>
                <w:lang w:eastAsia="zh-CN"/>
              </w:rPr>
              <w:t>Acknowledgment</w:t>
            </w:r>
          </w:p>
          <w:p w14:paraId="3F6716E2" w14:textId="77777777" w:rsidR="00A814D4" w:rsidRPr="00406445" w:rsidRDefault="00A814D4" w:rsidP="00AB66FF">
            <w:pPr>
              <w:spacing w:before="60" w:after="60"/>
              <w:rPr>
                <w:rFonts w:ascii="Arial" w:hAnsi="Arial" w:cs="Arial"/>
                <w:b/>
                <w:szCs w:val="22"/>
                <w:lang w:eastAsia="zh-CN"/>
              </w:rPr>
            </w:pPr>
            <w:r w:rsidRPr="00406445">
              <w:rPr>
                <w:rFonts w:ascii="Arial" w:hAnsi="Arial" w:cs="Arial"/>
                <w:b/>
                <w:szCs w:val="22"/>
                <w:lang w:eastAsia="zh-CN"/>
              </w:rPr>
              <w:t>typeCode</w:t>
            </w:r>
          </w:p>
          <w:p w14:paraId="70E5B09E" w14:textId="77777777" w:rsidR="00A814D4" w:rsidRPr="00406445" w:rsidRDefault="00A814D4" w:rsidP="00AB66FF">
            <w:pPr>
              <w:spacing w:before="60" w:after="60"/>
              <w:rPr>
                <w:rFonts w:ascii="Arial" w:hAnsi="Arial" w:cs="Arial"/>
                <w:b/>
                <w:szCs w:val="22"/>
                <w:lang w:eastAsia="zh-CN"/>
              </w:rPr>
            </w:pPr>
            <w:r w:rsidRPr="00406445">
              <w:rPr>
                <w:rFonts w:ascii="Arial" w:hAnsi="Arial" w:cs="Arial"/>
                <w:b/>
                <w:szCs w:val="22"/>
                <w:lang w:eastAsia="zh-CN"/>
              </w:rPr>
              <w:t>code attribute</w:t>
            </w:r>
          </w:p>
        </w:tc>
        <w:tc>
          <w:tcPr>
            <w:tcW w:w="241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14:paraId="36B59968" w14:textId="77777777" w:rsidR="00A814D4" w:rsidRPr="00406445" w:rsidRDefault="00A814D4" w:rsidP="00AB66FF">
            <w:pPr>
              <w:spacing w:before="60" w:after="60"/>
              <w:rPr>
                <w:rFonts w:ascii="Arial" w:hAnsi="Arial" w:cs="Arial"/>
                <w:b/>
                <w:szCs w:val="22"/>
                <w:lang w:eastAsia="zh-CN"/>
              </w:rPr>
            </w:pPr>
            <w:r w:rsidRPr="00406445">
              <w:rPr>
                <w:rFonts w:ascii="Arial" w:hAnsi="Arial" w:cs="Arial"/>
                <w:b/>
                <w:szCs w:val="22"/>
                <w:lang w:eastAsia="zh-CN"/>
              </w:rPr>
              <w:t>queryAck</w:t>
            </w:r>
          </w:p>
          <w:p w14:paraId="6FCAF5EF" w14:textId="77777777" w:rsidR="00A814D4" w:rsidRPr="00406445" w:rsidRDefault="00A814D4" w:rsidP="00AB66FF">
            <w:pPr>
              <w:spacing w:before="60" w:after="60"/>
              <w:rPr>
                <w:rFonts w:ascii="Arial" w:hAnsi="Arial" w:cs="Arial"/>
                <w:b/>
                <w:szCs w:val="22"/>
                <w:lang w:eastAsia="zh-CN"/>
              </w:rPr>
            </w:pPr>
            <w:r w:rsidRPr="00406445">
              <w:rPr>
                <w:rFonts w:ascii="Arial" w:hAnsi="Arial" w:cs="Arial"/>
                <w:b/>
                <w:szCs w:val="22"/>
                <w:lang w:eastAsia="zh-CN"/>
              </w:rPr>
              <w:t>queryResponseCode</w:t>
            </w:r>
          </w:p>
          <w:p w14:paraId="5849B2C8" w14:textId="77777777" w:rsidR="00A814D4" w:rsidRPr="00406445" w:rsidRDefault="00A814D4" w:rsidP="00AB66FF">
            <w:pPr>
              <w:spacing w:before="60" w:after="60"/>
              <w:rPr>
                <w:rFonts w:ascii="Arial" w:hAnsi="Arial" w:cs="Arial"/>
                <w:b/>
                <w:szCs w:val="22"/>
                <w:lang w:eastAsia="zh-CN"/>
              </w:rPr>
            </w:pPr>
            <w:r w:rsidRPr="00406445">
              <w:rPr>
                <w:rFonts w:ascii="Arial" w:hAnsi="Arial" w:cs="Arial"/>
                <w:b/>
                <w:szCs w:val="22"/>
                <w:lang w:eastAsia="zh-CN"/>
              </w:rPr>
              <w:t>code attribute</w:t>
            </w:r>
          </w:p>
        </w:tc>
        <w:tc>
          <w:tcPr>
            <w:tcW w:w="51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14:paraId="1E5C7E25" w14:textId="77777777" w:rsidR="00A814D4" w:rsidRPr="00406445" w:rsidRDefault="00A814D4" w:rsidP="00AB66FF">
            <w:pPr>
              <w:spacing w:before="60" w:after="60"/>
              <w:rPr>
                <w:rFonts w:ascii="Arial" w:hAnsi="Arial" w:cs="Arial"/>
                <w:b/>
                <w:szCs w:val="22"/>
                <w:lang w:eastAsia="zh-CN"/>
              </w:rPr>
            </w:pPr>
            <w:r w:rsidRPr="00406445">
              <w:rPr>
                <w:rFonts w:ascii="Arial" w:hAnsi="Arial" w:cs="Arial"/>
                <w:b/>
                <w:szCs w:val="22"/>
                <w:lang w:eastAsia="zh-CN"/>
              </w:rPr>
              <w:t>Meaning</w:t>
            </w:r>
          </w:p>
        </w:tc>
      </w:tr>
      <w:tr w:rsidR="00A814D4" w:rsidRPr="00406445" w14:paraId="7A843A84" w14:textId="77777777" w:rsidTr="00AB66FF">
        <w:trPr>
          <w:trHeight w:val="419"/>
        </w:trPr>
        <w:tc>
          <w:tcPr>
            <w:tcW w:w="2038" w:type="dxa"/>
            <w:tcBorders>
              <w:top w:val="single" w:sz="4" w:space="0" w:color="000000"/>
              <w:left w:val="single" w:sz="4" w:space="0" w:color="000000"/>
              <w:bottom w:val="single" w:sz="4" w:space="0" w:color="000000"/>
              <w:right w:val="single" w:sz="4" w:space="0" w:color="000000"/>
            </w:tcBorders>
            <w:hideMark/>
          </w:tcPr>
          <w:p w14:paraId="4C2A292F" w14:textId="77777777" w:rsidR="00A814D4" w:rsidRPr="00406445" w:rsidRDefault="00A814D4" w:rsidP="00AB66FF">
            <w:pPr>
              <w:spacing w:before="60" w:after="60"/>
              <w:rPr>
                <w:rFonts w:ascii="Arial" w:hAnsi="Arial" w:cs="Arial"/>
                <w:szCs w:val="22"/>
                <w:lang w:eastAsia="zh-CN"/>
              </w:rPr>
            </w:pPr>
            <w:r w:rsidRPr="00406445">
              <w:rPr>
                <w:rFonts w:ascii="Arial" w:hAnsi="Arial" w:cs="Arial"/>
                <w:szCs w:val="22"/>
                <w:lang w:eastAsia="zh-CN"/>
              </w:rPr>
              <w:t>AA</w:t>
            </w:r>
          </w:p>
        </w:tc>
        <w:tc>
          <w:tcPr>
            <w:tcW w:w="2417" w:type="dxa"/>
            <w:tcBorders>
              <w:top w:val="single" w:sz="4" w:space="0" w:color="000000"/>
              <w:left w:val="single" w:sz="4" w:space="0" w:color="000000"/>
              <w:bottom w:val="single" w:sz="4" w:space="0" w:color="000000"/>
              <w:right w:val="single" w:sz="4" w:space="0" w:color="000000"/>
            </w:tcBorders>
            <w:hideMark/>
          </w:tcPr>
          <w:p w14:paraId="087AC68C" w14:textId="77777777" w:rsidR="00A814D4" w:rsidRPr="00406445" w:rsidRDefault="00A814D4" w:rsidP="00AB66FF">
            <w:pPr>
              <w:spacing w:before="60" w:after="60"/>
              <w:rPr>
                <w:rFonts w:ascii="Arial" w:hAnsi="Arial" w:cs="Arial"/>
                <w:szCs w:val="22"/>
                <w:lang w:eastAsia="zh-CN"/>
              </w:rPr>
            </w:pPr>
            <w:r w:rsidRPr="00406445">
              <w:rPr>
                <w:rFonts w:ascii="Arial" w:hAnsi="Arial" w:cs="Arial"/>
                <w:szCs w:val="22"/>
                <w:lang w:eastAsia="zh-CN"/>
              </w:rPr>
              <w:t>OK</w:t>
            </w:r>
          </w:p>
        </w:tc>
        <w:tc>
          <w:tcPr>
            <w:tcW w:w="5189" w:type="dxa"/>
            <w:tcBorders>
              <w:top w:val="single" w:sz="4" w:space="0" w:color="000000"/>
              <w:left w:val="single" w:sz="4" w:space="0" w:color="000000"/>
              <w:bottom w:val="single" w:sz="4" w:space="0" w:color="000000"/>
              <w:right w:val="single" w:sz="4" w:space="0" w:color="000000"/>
            </w:tcBorders>
            <w:hideMark/>
          </w:tcPr>
          <w:p w14:paraId="691F8D7F" w14:textId="33E0E727" w:rsidR="00A814D4" w:rsidRPr="00406445" w:rsidRDefault="00A814D4" w:rsidP="00AB66FF">
            <w:pPr>
              <w:spacing w:before="60" w:after="60"/>
              <w:rPr>
                <w:rFonts w:ascii="Arial" w:hAnsi="Arial" w:cs="Arial"/>
                <w:szCs w:val="22"/>
                <w:lang w:eastAsia="zh-CN"/>
              </w:rPr>
            </w:pPr>
            <w:r w:rsidRPr="00406445">
              <w:rPr>
                <w:rFonts w:ascii="Arial" w:hAnsi="Arial" w:cs="Arial"/>
                <w:szCs w:val="22"/>
                <w:lang w:eastAsia="zh-CN"/>
              </w:rPr>
              <w:t>App</w:t>
            </w:r>
            <w:r w:rsidR="00EA4CFD">
              <w:rPr>
                <w:rFonts w:ascii="Arial" w:hAnsi="Arial" w:cs="Arial"/>
                <w:szCs w:val="22"/>
                <w:lang w:eastAsia="zh-CN"/>
              </w:rPr>
              <w:t>lication</w:t>
            </w:r>
            <w:r w:rsidRPr="00406445">
              <w:rPr>
                <w:rFonts w:ascii="Arial" w:hAnsi="Arial" w:cs="Arial"/>
                <w:szCs w:val="22"/>
                <w:lang w:eastAsia="zh-CN"/>
              </w:rPr>
              <w:t xml:space="preserve"> Ack</w:t>
            </w:r>
            <w:r w:rsidR="00EA4CFD">
              <w:rPr>
                <w:rFonts w:ascii="Arial" w:hAnsi="Arial" w:cs="Arial"/>
                <w:szCs w:val="22"/>
                <w:lang w:eastAsia="zh-CN"/>
              </w:rPr>
              <w:t>nowledgement</w:t>
            </w:r>
            <w:r w:rsidRPr="00406445">
              <w:rPr>
                <w:rFonts w:ascii="Arial" w:hAnsi="Arial" w:cs="Arial"/>
                <w:szCs w:val="22"/>
                <w:lang w:eastAsia="zh-CN"/>
              </w:rPr>
              <w:t>/Results returned (happy path)</w:t>
            </w:r>
          </w:p>
        </w:tc>
      </w:tr>
      <w:tr w:rsidR="00A814D4" w:rsidRPr="00406445" w14:paraId="6E118309" w14:textId="77777777" w:rsidTr="00AB66FF">
        <w:trPr>
          <w:trHeight w:val="419"/>
        </w:trPr>
        <w:tc>
          <w:tcPr>
            <w:tcW w:w="2038" w:type="dxa"/>
            <w:tcBorders>
              <w:top w:val="single" w:sz="4" w:space="0" w:color="000000"/>
              <w:left w:val="single" w:sz="4" w:space="0" w:color="000000"/>
              <w:bottom w:val="single" w:sz="4" w:space="0" w:color="000000"/>
              <w:right w:val="single" w:sz="4" w:space="0" w:color="000000"/>
            </w:tcBorders>
            <w:hideMark/>
          </w:tcPr>
          <w:p w14:paraId="3DC5E40C" w14:textId="77777777" w:rsidR="00A814D4" w:rsidRPr="00406445" w:rsidRDefault="00A814D4" w:rsidP="00AB66FF">
            <w:pPr>
              <w:spacing w:before="60" w:after="60"/>
              <w:rPr>
                <w:rFonts w:ascii="Arial" w:hAnsi="Arial" w:cs="Arial"/>
                <w:szCs w:val="22"/>
                <w:lang w:eastAsia="zh-CN"/>
              </w:rPr>
            </w:pPr>
            <w:r w:rsidRPr="00406445">
              <w:rPr>
                <w:rFonts w:ascii="Arial" w:hAnsi="Arial" w:cs="Arial"/>
                <w:szCs w:val="22"/>
                <w:lang w:eastAsia="zh-CN"/>
              </w:rPr>
              <w:t>AE</w:t>
            </w:r>
          </w:p>
        </w:tc>
        <w:tc>
          <w:tcPr>
            <w:tcW w:w="2417" w:type="dxa"/>
            <w:tcBorders>
              <w:top w:val="single" w:sz="4" w:space="0" w:color="000000"/>
              <w:left w:val="single" w:sz="4" w:space="0" w:color="000000"/>
              <w:bottom w:val="single" w:sz="4" w:space="0" w:color="000000"/>
              <w:right w:val="single" w:sz="4" w:space="0" w:color="000000"/>
            </w:tcBorders>
            <w:hideMark/>
          </w:tcPr>
          <w:p w14:paraId="6BCA7134" w14:textId="77777777" w:rsidR="00A814D4" w:rsidRPr="00406445" w:rsidRDefault="00A814D4" w:rsidP="00AB66FF">
            <w:pPr>
              <w:spacing w:before="60" w:after="60"/>
              <w:rPr>
                <w:rFonts w:ascii="Arial" w:hAnsi="Arial" w:cs="Arial"/>
                <w:szCs w:val="22"/>
                <w:lang w:eastAsia="zh-CN"/>
              </w:rPr>
            </w:pPr>
            <w:r w:rsidRPr="00406445">
              <w:rPr>
                <w:rFonts w:ascii="Arial" w:hAnsi="Arial" w:cs="Arial"/>
                <w:szCs w:val="22"/>
                <w:lang w:eastAsia="zh-CN"/>
              </w:rPr>
              <w:t>AE</w:t>
            </w:r>
          </w:p>
        </w:tc>
        <w:tc>
          <w:tcPr>
            <w:tcW w:w="5189" w:type="dxa"/>
            <w:tcBorders>
              <w:top w:val="single" w:sz="4" w:space="0" w:color="000000"/>
              <w:left w:val="single" w:sz="4" w:space="0" w:color="000000"/>
              <w:bottom w:val="single" w:sz="4" w:space="0" w:color="000000"/>
              <w:right w:val="single" w:sz="4" w:space="0" w:color="000000"/>
            </w:tcBorders>
            <w:hideMark/>
          </w:tcPr>
          <w:p w14:paraId="5065D7B8" w14:textId="5599D349" w:rsidR="00A814D4" w:rsidRPr="00406445" w:rsidRDefault="002D0DA0" w:rsidP="00AB66FF">
            <w:pPr>
              <w:spacing w:before="60" w:after="60"/>
              <w:rPr>
                <w:rFonts w:ascii="Arial" w:hAnsi="Arial" w:cs="Arial"/>
                <w:szCs w:val="22"/>
                <w:lang w:eastAsia="zh-CN"/>
              </w:rPr>
            </w:pPr>
            <w:r w:rsidRPr="00406445">
              <w:rPr>
                <w:rFonts w:ascii="Arial" w:hAnsi="Arial" w:cs="Arial"/>
                <w:szCs w:val="22"/>
                <w:lang w:eastAsia="zh-CN"/>
              </w:rPr>
              <w:t xml:space="preserve">Application Error </w:t>
            </w:r>
            <w:r w:rsidR="00EA4CFD" w:rsidRPr="00406445">
              <w:rPr>
                <w:rFonts w:ascii="Arial" w:hAnsi="Arial" w:cs="Arial"/>
                <w:szCs w:val="22"/>
                <w:lang w:eastAsia="zh-CN"/>
              </w:rPr>
              <w:t>/</w:t>
            </w:r>
            <w:r w:rsidR="00A814D4" w:rsidRPr="00406445">
              <w:rPr>
                <w:rFonts w:ascii="Arial" w:hAnsi="Arial" w:cs="Arial"/>
                <w:szCs w:val="22"/>
                <w:lang w:eastAsia="zh-CN"/>
              </w:rPr>
              <w:t>/</w:t>
            </w:r>
            <w:r w:rsidR="00A814D4">
              <w:rPr>
                <w:rFonts w:ascii="Arial" w:hAnsi="Arial" w:cs="Arial"/>
                <w:szCs w:val="22"/>
                <w:lang w:eastAsia="zh-CN"/>
              </w:rPr>
              <w:t xml:space="preserve">Unknown Key Identifier </w:t>
            </w:r>
            <w:r w:rsidR="00A814D4" w:rsidRPr="00406445">
              <w:rPr>
                <w:rFonts w:ascii="Arial" w:hAnsi="Arial" w:cs="Arial"/>
                <w:szCs w:val="22"/>
                <w:lang w:eastAsia="zh-CN"/>
              </w:rPr>
              <w:t>Not Found (0 results)</w:t>
            </w:r>
          </w:p>
        </w:tc>
      </w:tr>
      <w:tr w:rsidR="00A814D4" w:rsidRPr="00B51B63" w14:paraId="24A754B1" w14:textId="77777777" w:rsidTr="00AB66FF">
        <w:trPr>
          <w:trHeight w:val="419"/>
        </w:trPr>
        <w:tc>
          <w:tcPr>
            <w:tcW w:w="2038" w:type="dxa"/>
            <w:tcBorders>
              <w:top w:val="single" w:sz="4" w:space="0" w:color="000000"/>
              <w:left w:val="single" w:sz="4" w:space="0" w:color="000000"/>
              <w:bottom w:val="single" w:sz="4" w:space="0" w:color="000000"/>
              <w:right w:val="single" w:sz="4" w:space="0" w:color="000000"/>
            </w:tcBorders>
            <w:hideMark/>
          </w:tcPr>
          <w:p w14:paraId="30DCDE44" w14:textId="77777777" w:rsidR="00A814D4" w:rsidRPr="00406445" w:rsidRDefault="00A814D4" w:rsidP="00AB66FF">
            <w:pPr>
              <w:spacing w:before="60" w:after="60"/>
              <w:rPr>
                <w:rFonts w:ascii="Arial" w:hAnsi="Arial" w:cs="Arial"/>
                <w:szCs w:val="22"/>
                <w:lang w:eastAsia="zh-CN"/>
              </w:rPr>
            </w:pPr>
            <w:r w:rsidRPr="00406445">
              <w:rPr>
                <w:rFonts w:ascii="Arial" w:hAnsi="Arial" w:cs="Arial"/>
                <w:szCs w:val="22"/>
                <w:lang w:eastAsia="zh-CN"/>
              </w:rPr>
              <w:t>AE</w:t>
            </w:r>
          </w:p>
        </w:tc>
        <w:tc>
          <w:tcPr>
            <w:tcW w:w="2417" w:type="dxa"/>
            <w:tcBorders>
              <w:top w:val="single" w:sz="4" w:space="0" w:color="000000"/>
              <w:left w:val="single" w:sz="4" w:space="0" w:color="000000"/>
              <w:bottom w:val="single" w:sz="4" w:space="0" w:color="000000"/>
              <w:right w:val="single" w:sz="4" w:space="0" w:color="000000"/>
            </w:tcBorders>
            <w:hideMark/>
          </w:tcPr>
          <w:p w14:paraId="2447A30F" w14:textId="77777777" w:rsidR="00A814D4" w:rsidRPr="00406445" w:rsidRDefault="00A814D4" w:rsidP="00AB66FF">
            <w:pPr>
              <w:spacing w:before="60" w:after="60"/>
              <w:rPr>
                <w:rFonts w:ascii="Arial" w:hAnsi="Arial" w:cs="Arial"/>
                <w:szCs w:val="22"/>
                <w:lang w:eastAsia="zh-CN"/>
              </w:rPr>
            </w:pPr>
            <w:r w:rsidRPr="00406445">
              <w:rPr>
                <w:rFonts w:ascii="Arial" w:hAnsi="Arial" w:cs="Arial"/>
                <w:szCs w:val="22"/>
                <w:lang w:eastAsia="zh-CN"/>
              </w:rPr>
              <w:t>AE</w:t>
            </w:r>
          </w:p>
        </w:tc>
        <w:tc>
          <w:tcPr>
            <w:tcW w:w="5189" w:type="dxa"/>
            <w:tcBorders>
              <w:top w:val="single" w:sz="4" w:space="0" w:color="000000"/>
              <w:left w:val="single" w:sz="4" w:space="0" w:color="000000"/>
              <w:bottom w:val="single" w:sz="4" w:space="0" w:color="000000"/>
              <w:right w:val="single" w:sz="4" w:space="0" w:color="000000"/>
            </w:tcBorders>
            <w:hideMark/>
          </w:tcPr>
          <w:p w14:paraId="6B472D72" w14:textId="77777777" w:rsidR="00A814D4" w:rsidRPr="00B51B63" w:rsidRDefault="00A814D4" w:rsidP="00AB66FF">
            <w:pPr>
              <w:spacing w:before="60" w:after="60"/>
              <w:rPr>
                <w:rFonts w:ascii="Arial" w:hAnsi="Arial" w:cs="Arial"/>
                <w:szCs w:val="22"/>
                <w:lang w:eastAsia="zh-CN"/>
              </w:rPr>
            </w:pPr>
            <w:r w:rsidRPr="00406445">
              <w:rPr>
                <w:rFonts w:ascii="Arial" w:hAnsi="Arial" w:cs="Arial"/>
                <w:szCs w:val="22"/>
                <w:lang w:eastAsia="zh-CN"/>
              </w:rPr>
              <w:t>Application Error</w:t>
            </w:r>
          </w:p>
        </w:tc>
      </w:tr>
    </w:tbl>
    <w:p w14:paraId="1436954F" w14:textId="77777777" w:rsidR="00D67B15" w:rsidRDefault="00D67B15" w:rsidP="00D444BD">
      <w:pPr>
        <w:pStyle w:val="BodyText"/>
      </w:pPr>
    </w:p>
    <w:p w14:paraId="2EE01A4C" w14:textId="24EB33C8" w:rsidR="00D67B15" w:rsidRDefault="00186260" w:rsidP="00D444BD">
      <w:pPr>
        <w:pStyle w:val="BodyText"/>
      </w:pPr>
      <w:r>
        <w:t>The following responses will be returned under the specified conditions.</w:t>
      </w:r>
    </w:p>
    <w:tbl>
      <w:tblPr>
        <w:tblStyle w:val="TableGrid"/>
        <w:tblW w:w="9648" w:type="dxa"/>
        <w:tblLook w:val="04A0" w:firstRow="1" w:lastRow="0" w:firstColumn="1" w:lastColumn="0" w:noHBand="0" w:noVBand="1"/>
      </w:tblPr>
      <w:tblGrid>
        <w:gridCol w:w="3078"/>
        <w:gridCol w:w="6570"/>
      </w:tblGrid>
      <w:tr w:rsidR="00D67B15" w:rsidRPr="00186260" w14:paraId="3ED96C62" w14:textId="77777777" w:rsidTr="00D67B15">
        <w:tc>
          <w:tcPr>
            <w:tcW w:w="3078" w:type="dxa"/>
            <w:shd w:val="clear" w:color="auto" w:fill="F2F2F2" w:themeFill="background1" w:themeFillShade="F2"/>
          </w:tcPr>
          <w:p w14:paraId="581B0E0D" w14:textId="13536BC6" w:rsidR="00D67B15" w:rsidRPr="00186260" w:rsidRDefault="00186260" w:rsidP="00D444BD">
            <w:pPr>
              <w:pStyle w:val="BodyText"/>
              <w:rPr>
                <w:rFonts w:ascii="Arial" w:hAnsi="Arial" w:cs="Arial"/>
                <w:b/>
                <w:sz w:val="20"/>
              </w:rPr>
            </w:pPr>
            <w:r w:rsidRPr="00186260">
              <w:rPr>
                <w:rFonts w:ascii="Arial" w:hAnsi="Arial" w:cs="Arial"/>
                <w:b/>
                <w:sz w:val="20"/>
              </w:rPr>
              <w:lastRenderedPageBreak/>
              <w:t>Condition</w:t>
            </w:r>
          </w:p>
        </w:tc>
        <w:tc>
          <w:tcPr>
            <w:tcW w:w="6570" w:type="dxa"/>
            <w:shd w:val="clear" w:color="auto" w:fill="F2F2F2" w:themeFill="background1" w:themeFillShade="F2"/>
          </w:tcPr>
          <w:p w14:paraId="20F70076" w14:textId="4D46BFC1" w:rsidR="00D67B15" w:rsidRPr="00186260" w:rsidRDefault="00D67B15" w:rsidP="00D444BD">
            <w:pPr>
              <w:pStyle w:val="BodyText"/>
              <w:rPr>
                <w:rFonts w:ascii="Arial" w:hAnsi="Arial" w:cs="Arial"/>
                <w:b/>
                <w:sz w:val="20"/>
              </w:rPr>
            </w:pPr>
            <w:r w:rsidRPr="00186260">
              <w:rPr>
                <w:rFonts w:ascii="Arial" w:hAnsi="Arial" w:cs="Arial"/>
                <w:b/>
                <w:sz w:val="20"/>
              </w:rPr>
              <w:t>Response</w:t>
            </w:r>
          </w:p>
        </w:tc>
      </w:tr>
      <w:tr w:rsidR="00D67B15" w:rsidRPr="00D67B15" w14:paraId="4DBAE27D" w14:textId="77777777" w:rsidTr="00D67B15">
        <w:tc>
          <w:tcPr>
            <w:tcW w:w="3078" w:type="dxa"/>
          </w:tcPr>
          <w:p w14:paraId="361FCA50" w14:textId="0D0AAFC0" w:rsidR="00D67B15" w:rsidRPr="00D67B15" w:rsidRDefault="00D67B15" w:rsidP="00D67B15">
            <w:pPr>
              <w:pStyle w:val="BodyText"/>
              <w:rPr>
                <w:rFonts w:ascii="Arial" w:hAnsi="Arial" w:cs="Arial"/>
                <w:sz w:val="20"/>
              </w:rPr>
            </w:pPr>
            <w:r w:rsidRPr="00D67B15">
              <w:rPr>
                <w:rFonts w:ascii="Arial" w:hAnsi="Arial" w:cs="Arial"/>
                <w:sz w:val="20"/>
              </w:rPr>
              <w:t>MVI Down</w:t>
            </w:r>
          </w:p>
        </w:tc>
        <w:tc>
          <w:tcPr>
            <w:tcW w:w="6570" w:type="dxa"/>
          </w:tcPr>
          <w:p w14:paraId="7CA12950" w14:textId="497CA159" w:rsidR="00D67B15" w:rsidRPr="00D67B15" w:rsidRDefault="00D67B15" w:rsidP="00D444BD">
            <w:pPr>
              <w:pStyle w:val="BodyText"/>
              <w:rPr>
                <w:rFonts w:ascii="Arial" w:hAnsi="Arial" w:cs="Arial"/>
                <w:sz w:val="20"/>
              </w:rPr>
            </w:pPr>
            <w:r w:rsidRPr="00D67B15">
              <w:rPr>
                <w:rFonts w:ascii="Arial" w:hAnsi="Arial" w:cs="Arial"/>
                <w:sz w:val="20"/>
              </w:rPr>
              <w:t>HTTP Error 404</w:t>
            </w:r>
          </w:p>
        </w:tc>
      </w:tr>
      <w:tr w:rsidR="00D67B15" w:rsidRPr="00D67B15" w14:paraId="1389B78A" w14:textId="77777777" w:rsidTr="00D67B15">
        <w:tc>
          <w:tcPr>
            <w:tcW w:w="3078" w:type="dxa"/>
          </w:tcPr>
          <w:p w14:paraId="158FBBFD" w14:textId="3D591349" w:rsidR="00D67B15" w:rsidRPr="00D67B15" w:rsidRDefault="00186260" w:rsidP="00D444BD">
            <w:pPr>
              <w:pStyle w:val="BodyText"/>
              <w:rPr>
                <w:rFonts w:ascii="Arial" w:hAnsi="Arial" w:cs="Arial"/>
                <w:sz w:val="20"/>
              </w:rPr>
            </w:pPr>
            <w:r>
              <w:rPr>
                <w:rFonts w:ascii="Arial" w:hAnsi="Arial" w:cs="Arial"/>
                <w:sz w:val="20"/>
              </w:rPr>
              <w:t>MVI Database Down</w:t>
            </w:r>
          </w:p>
        </w:tc>
        <w:tc>
          <w:tcPr>
            <w:tcW w:w="6570" w:type="dxa"/>
          </w:tcPr>
          <w:p w14:paraId="462BA5F0" w14:textId="08AA9644" w:rsidR="00D67B15" w:rsidRPr="00D67B15" w:rsidRDefault="00186260" w:rsidP="00186260">
            <w:pPr>
              <w:pStyle w:val="BodyText"/>
              <w:rPr>
                <w:rFonts w:ascii="Arial" w:hAnsi="Arial" w:cs="Arial"/>
                <w:sz w:val="20"/>
              </w:rPr>
            </w:pPr>
            <w:r>
              <w:rPr>
                <w:rFonts w:ascii="Arial" w:hAnsi="Arial" w:cs="Arial"/>
                <w:sz w:val="20"/>
              </w:rPr>
              <w:t xml:space="preserve">AE Acknowledgment </w:t>
            </w:r>
            <w:r w:rsidRPr="00186260">
              <w:rPr>
                <w:rFonts w:ascii="Arial" w:hAnsi="Arial" w:cs="Arial"/>
                <w:sz w:val="20"/>
              </w:rPr>
              <w:t>typeCode</w:t>
            </w:r>
            <w:r>
              <w:rPr>
                <w:rFonts w:ascii="Arial" w:hAnsi="Arial" w:cs="Arial"/>
                <w:sz w:val="20"/>
              </w:rPr>
              <w:t xml:space="preserve"> </w:t>
            </w:r>
            <w:r w:rsidRPr="00186260">
              <w:rPr>
                <w:rFonts w:ascii="Arial" w:hAnsi="Arial" w:cs="Arial"/>
                <w:sz w:val="20"/>
              </w:rPr>
              <w:t>code attribute</w:t>
            </w:r>
          </w:p>
        </w:tc>
      </w:tr>
    </w:tbl>
    <w:p w14:paraId="32490A26" w14:textId="77777777" w:rsidR="00D67B15" w:rsidRPr="00584137" w:rsidRDefault="00D67B15" w:rsidP="00D444BD">
      <w:pPr>
        <w:pStyle w:val="BodyText"/>
      </w:pPr>
    </w:p>
    <w:p w14:paraId="17FC574B" w14:textId="77777777" w:rsidR="00D444BD" w:rsidRDefault="00D444BD" w:rsidP="00D444BD">
      <w:pPr>
        <w:pStyle w:val="Heading1"/>
      </w:pPr>
      <w:bookmarkStart w:id="669" w:name="_Toc66891875"/>
      <w:bookmarkStart w:id="670" w:name="_Toc270492569"/>
      <w:bookmarkStart w:id="671" w:name="_Toc287519520"/>
      <w:bookmarkStart w:id="672" w:name="_Toc328719368"/>
      <w:bookmarkStart w:id="673" w:name="_Toc389575422"/>
      <w:bookmarkStart w:id="674" w:name="_Toc496710852"/>
      <w:r>
        <w:t>External Interface Design</w:t>
      </w:r>
      <w:bookmarkEnd w:id="669"/>
      <w:bookmarkEnd w:id="670"/>
      <w:bookmarkEnd w:id="671"/>
      <w:bookmarkEnd w:id="672"/>
      <w:bookmarkEnd w:id="673"/>
      <w:bookmarkEnd w:id="674"/>
    </w:p>
    <w:p w14:paraId="46AD86C7" w14:textId="05C55655" w:rsidR="00D444BD" w:rsidRDefault="00D444BD" w:rsidP="00D444BD">
      <w:pPr>
        <w:pStyle w:val="BodyText"/>
      </w:pPr>
      <w:r w:rsidRPr="00CA2B1D">
        <w:t xml:space="preserve">The interface between </w:t>
      </w:r>
      <w:r w:rsidR="00A20783">
        <w:t>DVP</w:t>
      </w:r>
      <w:r w:rsidR="00B36502" w:rsidRPr="00CA2B1D">
        <w:t xml:space="preserve"> </w:t>
      </w:r>
      <w:r w:rsidRPr="00CA2B1D">
        <w:t>and MVI is a software service (Web Service interface). The Web Service calls will use the SOAP protected by TLS between the servers after mut</w:t>
      </w:r>
      <w:r w:rsidR="00C760AD">
        <w:t>pr</w:t>
      </w:r>
      <w:r w:rsidRPr="00CA2B1D">
        <w:t>ual authentication. Data transferred under this agreement will include Veteran’s personal identity information.</w:t>
      </w:r>
    </w:p>
    <w:p w14:paraId="0A18526B" w14:textId="77777777" w:rsidR="00D444BD" w:rsidRDefault="00D444BD" w:rsidP="00D444BD">
      <w:pPr>
        <w:pStyle w:val="Heading2"/>
        <w:tabs>
          <w:tab w:val="clear" w:pos="900"/>
          <w:tab w:val="left" w:pos="720"/>
        </w:tabs>
        <w:ind w:left="720" w:hanging="720"/>
      </w:pPr>
      <w:bookmarkStart w:id="675" w:name="_Toc270492570"/>
      <w:bookmarkStart w:id="676" w:name="_Toc287519521"/>
      <w:bookmarkStart w:id="677" w:name="_Toc389575423"/>
      <w:bookmarkStart w:id="678" w:name="_Toc496710853"/>
      <w:r>
        <w:t>Interface Architecture</w:t>
      </w:r>
      <w:bookmarkEnd w:id="675"/>
      <w:bookmarkEnd w:id="676"/>
      <w:bookmarkEnd w:id="677"/>
      <w:bookmarkEnd w:id="678"/>
    </w:p>
    <w:p w14:paraId="621E8958" w14:textId="313F856F" w:rsidR="00D444BD" w:rsidRPr="00CA2B1D" w:rsidRDefault="00A814D4" w:rsidP="00D444BD">
      <w:pPr>
        <w:pStyle w:val="BodyText"/>
      </w:pPr>
      <w:r>
        <w:t xml:space="preserve">The diagram in Figure </w:t>
      </w:r>
      <w:r w:rsidR="00947A3F">
        <w:t>5</w:t>
      </w:r>
      <w:r>
        <w:t xml:space="preserve"> </w:t>
      </w:r>
      <w:r w:rsidR="00D444BD" w:rsidRPr="00CA2B1D">
        <w:t>displays a detailed description of the protocols used in inter-tier communication.</w:t>
      </w:r>
    </w:p>
    <w:p w14:paraId="4887D0D5" w14:textId="77777777" w:rsidR="00D444BD" w:rsidRDefault="00D444BD" w:rsidP="00D444BD">
      <w:pPr>
        <w:jc w:val="center"/>
      </w:pPr>
      <w:r w:rsidRPr="00801C67">
        <w:rPr>
          <w:noProof/>
        </w:rPr>
        <w:drawing>
          <wp:inline distT="0" distB="0" distL="0" distR="0" wp14:anchorId="7420D8B6" wp14:editId="2B26C058">
            <wp:extent cx="5527040" cy="27635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527040" cy="2763520"/>
                    </a:xfrm>
                    <a:prstGeom prst="rect">
                      <a:avLst/>
                    </a:prstGeom>
                    <a:noFill/>
                    <a:ln w="9525">
                      <a:noFill/>
                      <a:miter lim="800000"/>
                      <a:headEnd/>
                      <a:tailEnd/>
                    </a:ln>
                  </pic:spPr>
                </pic:pic>
              </a:graphicData>
            </a:graphic>
          </wp:inline>
        </w:drawing>
      </w:r>
    </w:p>
    <w:p w14:paraId="1D634962" w14:textId="1087ED32" w:rsidR="00D444BD" w:rsidRDefault="00184800" w:rsidP="00184800">
      <w:pPr>
        <w:pStyle w:val="Caption"/>
      </w:pPr>
      <w:bookmarkStart w:id="679" w:name="_Toc364750793"/>
      <w:bookmarkStart w:id="680" w:name="_Toc496710873"/>
      <w:r>
        <w:t xml:space="preserve">Figure: </w:t>
      </w:r>
      <w:r w:rsidR="00D550BA">
        <w:fldChar w:fldCharType="begin"/>
      </w:r>
      <w:r w:rsidR="00D550BA">
        <w:instrText xml:space="preserve"> SEQ Figure: \* ARA</w:instrText>
      </w:r>
      <w:r w:rsidR="00D550BA">
        <w:instrText xml:space="preserve">BIC </w:instrText>
      </w:r>
      <w:r w:rsidR="00D550BA">
        <w:fldChar w:fldCharType="separate"/>
      </w:r>
      <w:r w:rsidR="00947A3F">
        <w:rPr>
          <w:noProof/>
        </w:rPr>
        <w:t>5</w:t>
      </w:r>
      <w:r w:rsidR="00D550BA">
        <w:rPr>
          <w:noProof/>
        </w:rPr>
        <w:fldChar w:fldCharType="end"/>
      </w:r>
      <w:r>
        <w:t xml:space="preserve"> </w:t>
      </w:r>
      <w:r w:rsidR="00D444BD">
        <w:t>Interface Architecture</w:t>
      </w:r>
      <w:bookmarkEnd w:id="679"/>
      <w:bookmarkEnd w:id="680"/>
    </w:p>
    <w:p w14:paraId="0FE069EF" w14:textId="77777777" w:rsidR="00416D6C" w:rsidRDefault="00416D6C" w:rsidP="00416D6C">
      <w:pPr>
        <w:pStyle w:val="BodyText"/>
      </w:pPr>
    </w:p>
    <w:p w14:paraId="2F4CA99A" w14:textId="77777777" w:rsidR="00416D6C" w:rsidRPr="00416D6C" w:rsidRDefault="00416D6C" w:rsidP="00416D6C">
      <w:pPr>
        <w:pStyle w:val="BodyText"/>
      </w:pPr>
    </w:p>
    <w:p w14:paraId="0502EB74" w14:textId="77777777" w:rsidR="00D444BD" w:rsidRDefault="00D444BD" w:rsidP="00D444BD">
      <w:pPr>
        <w:pStyle w:val="Heading2"/>
        <w:tabs>
          <w:tab w:val="clear" w:pos="900"/>
          <w:tab w:val="left" w:pos="720"/>
        </w:tabs>
        <w:ind w:left="720" w:hanging="720"/>
      </w:pPr>
      <w:bookmarkStart w:id="681" w:name="_Toc66891876"/>
      <w:bookmarkStart w:id="682" w:name="_Toc270492571"/>
      <w:bookmarkStart w:id="683" w:name="_Toc287519522"/>
      <w:bookmarkStart w:id="684" w:name="_Toc328719370"/>
      <w:bookmarkStart w:id="685" w:name="_Toc389575424"/>
      <w:bookmarkStart w:id="686" w:name="_Toc496710854"/>
      <w:r>
        <w:t>Interface Detailed Design</w:t>
      </w:r>
      <w:bookmarkEnd w:id="681"/>
      <w:bookmarkEnd w:id="682"/>
      <w:bookmarkEnd w:id="683"/>
      <w:bookmarkEnd w:id="684"/>
      <w:bookmarkEnd w:id="685"/>
      <w:bookmarkEnd w:id="686"/>
    </w:p>
    <w:p w14:paraId="5C0F731E" w14:textId="3B3D0143" w:rsidR="00D444BD" w:rsidRDefault="00D444BD" w:rsidP="00D444BD">
      <w:pPr>
        <w:pStyle w:val="BodyText"/>
      </w:pPr>
      <w:r>
        <w:t xml:space="preserve">It is anticipated and expected that </w:t>
      </w:r>
      <w:r w:rsidR="00A20783">
        <w:t>DVP</w:t>
      </w:r>
      <w:r>
        <w:t xml:space="preserve"> will provide multiple testing environments. These include Development, </w:t>
      </w:r>
      <w:r w:rsidR="00A814D4">
        <w:t xml:space="preserve">SQA, </w:t>
      </w:r>
      <w:r>
        <w:t>and Pre-Production (i.e. UAT)</w:t>
      </w:r>
      <w:r w:rsidR="00E42648">
        <w:t xml:space="preserve"> environments</w:t>
      </w:r>
      <w:r>
        <w:t>.</w:t>
      </w:r>
    </w:p>
    <w:p w14:paraId="57C025A8" w14:textId="2E664860" w:rsidR="00D444BD" w:rsidRDefault="00D444BD" w:rsidP="00D444BD">
      <w:pPr>
        <w:pStyle w:val="BodyText"/>
      </w:pPr>
      <w:r>
        <w:t>This integration’s code and testing progression will go from MVI DEV</w:t>
      </w:r>
      <w:r w:rsidR="00B31C58">
        <w:t>,</w:t>
      </w:r>
      <w:r>
        <w:t xml:space="preserve"> to MVI SQA</w:t>
      </w:r>
      <w:r w:rsidR="00B31C58">
        <w:t>,</w:t>
      </w:r>
      <w:r>
        <w:t xml:space="preserve"> to MVI UAT</w:t>
      </w:r>
      <w:r w:rsidR="00B31C58">
        <w:t>,</w:t>
      </w:r>
      <w:r>
        <w:t xml:space="preserve"> then to MVI Production. Change control and quality requirements will be met and approved by IdM subject matter experts in each environment before </w:t>
      </w:r>
      <w:r w:rsidR="00A20783">
        <w:t>DVP</w:t>
      </w:r>
      <w:r>
        <w:t xml:space="preserve"> is allowed to connect to the next environment.</w:t>
      </w:r>
    </w:p>
    <w:p w14:paraId="01717D1F" w14:textId="77777777" w:rsidR="00D444BD" w:rsidRDefault="00D444BD" w:rsidP="00D444BD">
      <w:pPr>
        <w:pStyle w:val="Heading1"/>
      </w:pPr>
      <w:bookmarkStart w:id="687" w:name="_Toc66891878"/>
      <w:bookmarkStart w:id="688" w:name="_Toc270492572"/>
      <w:bookmarkStart w:id="689" w:name="_Toc287519523"/>
      <w:bookmarkStart w:id="690" w:name="_Toc328719371"/>
      <w:bookmarkStart w:id="691" w:name="_Toc389575425"/>
      <w:bookmarkStart w:id="692" w:name="_Toc496710855"/>
      <w:r>
        <w:lastRenderedPageBreak/>
        <w:t>Human-Machine Interface</w:t>
      </w:r>
      <w:bookmarkEnd w:id="687"/>
      <w:bookmarkEnd w:id="688"/>
      <w:bookmarkEnd w:id="689"/>
      <w:bookmarkEnd w:id="690"/>
      <w:bookmarkEnd w:id="691"/>
      <w:bookmarkEnd w:id="692"/>
    </w:p>
    <w:p w14:paraId="79D9AEA1" w14:textId="77777777" w:rsidR="00D444BD" w:rsidRDefault="00D444BD" w:rsidP="00D444BD">
      <w:pPr>
        <w:pStyle w:val="Heading2"/>
        <w:tabs>
          <w:tab w:val="clear" w:pos="900"/>
          <w:tab w:val="left" w:pos="720"/>
        </w:tabs>
        <w:ind w:left="720" w:hanging="720"/>
      </w:pPr>
      <w:bookmarkStart w:id="693" w:name="_Toc66891881"/>
      <w:bookmarkStart w:id="694" w:name="_Toc270492573"/>
      <w:bookmarkStart w:id="695" w:name="_Toc287519524"/>
      <w:bookmarkStart w:id="696" w:name="_Toc328719372"/>
      <w:bookmarkStart w:id="697" w:name="_Toc389575426"/>
      <w:bookmarkStart w:id="698" w:name="_Toc496710856"/>
      <w:r>
        <w:t>Interface Design Rules</w:t>
      </w:r>
      <w:bookmarkEnd w:id="693"/>
      <w:bookmarkEnd w:id="694"/>
      <w:bookmarkEnd w:id="695"/>
      <w:bookmarkEnd w:id="696"/>
      <w:bookmarkEnd w:id="697"/>
      <w:bookmarkEnd w:id="698"/>
    </w:p>
    <w:p w14:paraId="2F0D4250" w14:textId="6AE1C1AB" w:rsidR="00D444BD" w:rsidRDefault="00AE2EBE" w:rsidP="00D444BD">
      <w:pPr>
        <w:pStyle w:val="BodyText"/>
      </w:pPr>
      <w:bookmarkStart w:id="699" w:name="_Toc66891879"/>
      <w:bookmarkStart w:id="700" w:name="_Toc270492574"/>
      <w:bookmarkStart w:id="701" w:name="_Toc287519525"/>
      <w:r>
        <w:t>Not Applicable</w:t>
      </w:r>
    </w:p>
    <w:p w14:paraId="2AB5C4C4" w14:textId="77777777" w:rsidR="00D444BD" w:rsidRDefault="00D444BD" w:rsidP="00D444BD">
      <w:pPr>
        <w:pStyle w:val="Heading2"/>
        <w:tabs>
          <w:tab w:val="clear" w:pos="900"/>
          <w:tab w:val="left" w:pos="720"/>
        </w:tabs>
        <w:ind w:left="720" w:hanging="720"/>
      </w:pPr>
      <w:bookmarkStart w:id="702" w:name="_Toc328719373"/>
      <w:bookmarkStart w:id="703" w:name="_Toc389575427"/>
      <w:bookmarkStart w:id="704" w:name="_Toc496710857"/>
      <w:r>
        <w:t>Inputs</w:t>
      </w:r>
      <w:bookmarkEnd w:id="699"/>
      <w:bookmarkEnd w:id="700"/>
      <w:bookmarkEnd w:id="701"/>
      <w:bookmarkEnd w:id="702"/>
      <w:bookmarkEnd w:id="703"/>
      <w:bookmarkEnd w:id="704"/>
    </w:p>
    <w:p w14:paraId="665FB706" w14:textId="1EF4DA6E" w:rsidR="00275CF2" w:rsidRDefault="00A20783" w:rsidP="00FB3560">
      <w:pPr>
        <w:pStyle w:val="BodyText"/>
        <w:rPr>
          <w:rFonts w:eastAsia="Calibri"/>
        </w:rPr>
      </w:pPr>
      <w:r>
        <w:t>DVP</w:t>
      </w:r>
      <w:r w:rsidR="00D444BD">
        <w:t xml:space="preserve"> </w:t>
      </w:r>
      <w:r w:rsidR="00FB3560">
        <w:rPr>
          <w:rFonts w:eastAsia="Calibri"/>
        </w:rPr>
        <w:t>callers</w:t>
      </w:r>
      <w:r w:rsidR="00D444BD" w:rsidRPr="009B0A8F">
        <w:rPr>
          <w:rFonts w:eastAsia="Calibri"/>
        </w:rPr>
        <w:t xml:space="preserve"> will be able to provide inputs for any of the acceptable input types accepted by the MVI </w:t>
      </w:r>
      <w:r w:rsidR="00F1202C">
        <w:rPr>
          <w:rFonts w:eastAsia="Calibri"/>
        </w:rPr>
        <w:t>GetCorrespondingIDs</w:t>
      </w:r>
      <w:r w:rsidR="00FB3560">
        <w:rPr>
          <w:rFonts w:eastAsia="Calibri"/>
        </w:rPr>
        <w:t xml:space="preserve"> operation. </w:t>
      </w:r>
      <w:bookmarkStart w:id="705" w:name="_Toc270492575"/>
      <w:bookmarkStart w:id="706" w:name="_Toc287519526"/>
      <w:bookmarkStart w:id="707" w:name="_Toc328719374"/>
      <w:bookmarkStart w:id="708" w:name="_Toc389575428"/>
      <w:bookmarkStart w:id="709" w:name="_Toc66891880"/>
    </w:p>
    <w:p w14:paraId="612BA274" w14:textId="2AE96DAB" w:rsidR="00D444BD" w:rsidRDefault="00275CF2" w:rsidP="00FB3560">
      <w:pPr>
        <w:pStyle w:val="Heading2"/>
        <w:tabs>
          <w:tab w:val="clear" w:pos="900"/>
          <w:tab w:val="left" w:pos="720"/>
        </w:tabs>
        <w:ind w:left="720" w:hanging="720"/>
      </w:pPr>
      <w:bookmarkStart w:id="710" w:name="_Toc496710858"/>
      <w:r>
        <w:t>Outputs</w:t>
      </w:r>
      <w:bookmarkEnd w:id="705"/>
      <w:bookmarkEnd w:id="706"/>
      <w:bookmarkEnd w:id="707"/>
      <w:bookmarkEnd w:id="708"/>
      <w:bookmarkEnd w:id="710"/>
    </w:p>
    <w:p w14:paraId="57CB63E2" w14:textId="0480C4BE" w:rsidR="003B72C6" w:rsidRPr="002613FA" w:rsidRDefault="003B72C6" w:rsidP="002E14DE">
      <w:pPr>
        <w:pStyle w:val="BodyText"/>
      </w:pPr>
      <w:r>
        <w:rPr>
          <w:rFonts w:eastAsia="Calibri"/>
        </w:rPr>
        <w:t xml:space="preserve">The </w:t>
      </w:r>
      <w:r w:rsidR="00F1202C">
        <w:rPr>
          <w:rFonts w:eastAsia="Calibri"/>
        </w:rPr>
        <w:t>GetCorrespondingIDs</w:t>
      </w:r>
      <w:r w:rsidRPr="003B1A98">
        <w:rPr>
          <w:rFonts w:eastAsia="Calibri"/>
        </w:rPr>
        <w:t xml:space="preserve"> operation will return responses as described in the MVI SDD, and sample requests/responses </w:t>
      </w:r>
      <w:r>
        <w:rPr>
          <w:rFonts w:eastAsia="Calibri"/>
        </w:rPr>
        <w:t xml:space="preserve">as provided separately to </w:t>
      </w:r>
      <w:r w:rsidR="00A20783">
        <w:rPr>
          <w:rFonts w:eastAsia="Calibri"/>
        </w:rPr>
        <w:t>DVP</w:t>
      </w:r>
      <w:r w:rsidRPr="003B1A98">
        <w:rPr>
          <w:rFonts w:eastAsia="Calibri"/>
        </w:rPr>
        <w:t>.</w:t>
      </w:r>
    </w:p>
    <w:p w14:paraId="522AEB96" w14:textId="3BDF0297" w:rsidR="00D444BD" w:rsidRPr="007D79F9" w:rsidRDefault="00D444BD" w:rsidP="00D444BD">
      <w:pPr>
        <w:pStyle w:val="Heading2"/>
        <w:tabs>
          <w:tab w:val="clear" w:pos="900"/>
          <w:tab w:val="left" w:pos="720"/>
        </w:tabs>
        <w:ind w:left="720" w:hanging="720"/>
      </w:pPr>
      <w:bookmarkStart w:id="711" w:name="_Toc270492576"/>
      <w:bookmarkStart w:id="712" w:name="_Toc287519527"/>
      <w:bookmarkStart w:id="713" w:name="_Toc328719375"/>
      <w:bookmarkStart w:id="714" w:name="_Toc389575429"/>
      <w:bookmarkStart w:id="715" w:name="_Toc496710859"/>
      <w:r w:rsidRPr="007D79F9">
        <w:t>Navigation Hierarchy</w:t>
      </w:r>
      <w:bookmarkEnd w:id="711"/>
      <w:bookmarkEnd w:id="712"/>
      <w:bookmarkEnd w:id="713"/>
      <w:bookmarkEnd w:id="714"/>
      <w:bookmarkEnd w:id="715"/>
    </w:p>
    <w:p w14:paraId="6F1817FA" w14:textId="06E60C39" w:rsidR="004829E1" w:rsidRPr="00AD33AA" w:rsidRDefault="0034100F" w:rsidP="00D444BD">
      <w:pPr>
        <w:pStyle w:val="BodyText"/>
        <w:rPr>
          <w:rFonts w:eastAsia="Calibri"/>
        </w:rPr>
      </w:pPr>
      <w:bookmarkStart w:id="716" w:name="_Toc389575430"/>
      <w:bookmarkEnd w:id="709"/>
      <w:r>
        <w:rPr>
          <w:rFonts w:eastAsia="Calibri"/>
        </w:rPr>
        <w:t xml:space="preserve">For the </w:t>
      </w:r>
      <w:r w:rsidR="00A20783">
        <w:rPr>
          <w:rFonts w:eastAsia="Calibri"/>
        </w:rPr>
        <w:t>DVP</w:t>
      </w:r>
      <w:r>
        <w:rPr>
          <w:rFonts w:eastAsia="Calibri"/>
        </w:rPr>
        <w:t xml:space="preserve"> Navigation</w:t>
      </w:r>
      <w:r w:rsidR="00314C24">
        <w:rPr>
          <w:rFonts w:eastAsia="Calibri"/>
        </w:rPr>
        <w:t xml:space="preserve"> hierarchy, please see figure 1</w:t>
      </w:r>
      <w:r>
        <w:rPr>
          <w:rFonts w:eastAsia="Calibri"/>
        </w:rPr>
        <w:t xml:space="preserve"> </w:t>
      </w:r>
      <w:r w:rsidR="00A20783">
        <w:rPr>
          <w:rFonts w:eastAsia="Calibri"/>
        </w:rPr>
        <w:t>DVP</w:t>
      </w:r>
      <w:r w:rsidRPr="0034100F">
        <w:rPr>
          <w:rFonts w:eastAsia="Calibri"/>
        </w:rPr>
        <w:t>/MVI Interactions</w:t>
      </w:r>
      <w:r>
        <w:rPr>
          <w:rFonts w:eastAsia="Calibri"/>
        </w:rPr>
        <w:t xml:space="preserve">.  </w:t>
      </w:r>
    </w:p>
    <w:p w14:paraId="40251832" w14:textId="77777777" w:rsidR="00D444BD" w:rsidRDefault="00D444BD" w:rsidP="00D444BD">
      <w:pPr>
        <w:pStyle w:val="Heading1"/>
      </w:pPr>
      <w:bookmarkStart w:id="717" w:name="_Toc270492580"/>
      <w:bookmarkStart w:id="718" w:name="_Toc287519537"/>
      <w:bookmarkStart w:id="719" w:name="_Toc328719376"/>
      <w:bookmarkStart w:id="720" w:name="_Toc496710860"/>
      <w:r>
        <w:t>System Integrity Controls</w:t>
      </w:r>
      <w:bookmarkEnd w:id="716"/>
      <w:bookmarkEnd w:id="717"/>
      <w:bookmarkEnd w:id="718"/>
      <w:bookmarkEnd w:id="719"/>
      <w:bookmarkEnd w:id="720"/>
    </w:p>
    <w:p w14:paraId="6A1E00CA" w14:textId="4FB70085" w:rsidR="00D444BD" w:rsidRDefault="00D444BD" w:rsidP="00D444BD">
      <w:pPr>
        <w:pStyle w:val="BodyText"/>
      </w:pPr>
      <w:r w:rsidRPr="00AD33AA">
        <w:t xml:space="preserve">There is no change from existing </w:t>
      </w:r>
      <w:r w:rsidR="00A20783">
        <w:t>DVP</w:t>
      </w:r>
      <w:r>
        <w:t xml:space="preserve"> </w:t>
      </w:r>
      <w:r w:rsidRPr="00AD33AA">
        <w:t>architecture.</w:t>
      </w:r>
    </w:p>
    <w:p w14:paraId="1C11424A" w14:textId="77777777" w:rsidR="00D444BD" w:rsidRDefault="00D444BD" w:rsidP="00D444BD">
      <w:pPr>
        <w:pStyle w:val="Heading1"/>
      </w:pPr>
      <w:bookmarkStart w:id="721" w:name="_Toc287519538"/>
      <w:bookmarkStart w:id="722" w:name="_Toc328719377"/>
      <w:bookmarkStart w:id="723" w:name="_Toc389575431"/>
      <w:bookmarkStart w:id="724" w:name="_Toc496710861"/>
      <w:bookmarkStart w:id="725" w:name="_Toc66167293"/>
      <w:bookmarkStart w:id="726" w:name="_Toc66180194"/>
      <w:bookmarkStart w:id="727" w:name="_Toc66183257"/>
      <w:bookmarkStart w:id="728" w:name="_Toc66889358"/>
      <w:bookmarkStart w:id="729" w:name="_Toc256079246"/>
      <w:r>
        <w:t>Appendix A</w:t>
      </w:r>
      <w:bookmarkEnd w:id="721"/>
      <w:bookmarkEnd w:id="722"/>
      <w:bookmarkEnd w:id="723"/>
      <w:bookmarkEnd w:id="724"/>
    </w:p>
    <w:p w14:paraId="5D28E2DA" w14:textId="77777777" w:rsidR="00D444BD" w:rsidRDefault="00D444BD" w:rsidP="00D444BD">
      <w:pPr>
        <w:pStyle w:val="Heading2"/>
        <w:tabs>
          <w:tab w:val="clear" w:pos="900"/>
          <w:tab w:val="left" w:pos="720"/>
        </w:tabs>
        <w:ind w:left="720" w:hanging="720"/>
      </w:pPr>
      <w:bookmarkStart w:id="730" w:name="_Toc496710862"/>
      <w:bookmarkStart w:id="731" w:name="_Toc66891931"/>
      <w:bookmarkStart w:id="732" w:name="_Toc256079247"/>
      <w:bookmarkStart w:id="733" w:name="_Toc287519539"/>
      <w:bookmarkEnd w:id="725"/>
      <w:bookmarkEnd w:id="726"/>
      <w:bookmarkEnd w:id="727"/>
      <w:bookmarkEnd w:id="728"/>
      <w:bookmarkEnd w:id="729"/>
      <w:r>
        <w:t>Abbreviations and Definitions</w:t>
      </w:r>
      <w:bookmarkEnd w:id="7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7128"/>
      </w:tblGrid>
      <w:tr w:rsidR="00D444BD" w:rsidRPr="007558DF" w14:paraId="678873EC" w14:textId="77777777" w:rsidTr="00D261D1">
        <w:trPr>
          <w:trHeight w:val="395"/>
          <w:tblHeader/>
        </w:trPr>
        <w:tc>
          <w:tcPr>
            <w:tcW w:w="2340" w:type="dxa"/>
            <w:shd w:val="clear" w:color="auto" w:fill="F2F2F2" w:themeFill="background1" w:themeFillShade="F2"/>
            <w:vAlign w:val="center"/>
          </w:tcPr>
          <w:p w14:paraId="0493BA76" w14:textId="77777777" w:rsidR="00D444BD" w:rsidRPr="00A16A58" w:rsidRDefault="00D444BD" w:rsidP="00D261D1">
            <w:pPr>
              <w:spacing w:before="60" w:after="60"/>
              <w:jc w:val="center"/>
              <w:rPr>
                <w:rFonts w:ascii="Arial" w:hAnsi="Arial"/>
              </w:rPr>
            </w:pPr>
            <w:r>
              <w:rPr>
                <w:rFonts w:ascii="Arial" w:hAnsi="Arial" w:cs="Arial"/>
                <w:b/>
                <w:szCs w:val="22"/>
              </w:rPr>
              <w:t>Abbreviation</w:t>
            </w:r>
          </w:p>
        </w:tc>
        <w:tc>
          <w:tcPr>
            <w:tcW w:w="7128" w:type="dxa"/>
            <w:shd w:val="clear" w:color="auto" w:fill="F2F2F2" w:themeFill="background1" w:themeFillShade="F2"/>
            <w:vAlign w:val="center"/>
          </w:tcPr>
          <w:p w14:paraId="3264FE9C" w14:textId="77777777" w:rsidR="00D444BD" w:rsidRPr="00A16A58" w:rsidRDefault="00D444BD" w:rsidP="00D261D1">
            <w:pPr>
              <w:spacing w:before="60" w:after="60"/>
              <w:jc w:val="center"/>
              <w:rPr>
                <w:rFonts w:ascii="Arial" w:hAnsi="Arial"/>
              </w:rPr>
            </w:pPr>
            <w:r w:rsidRPr="00A16A58">
              <w:rPr>
                <w:rFonts w:ascii="Arial" w:hAnsi="Arial"/>
                <w:b/>
              </w:rPr>
              <w:t>Definition</w:t>
            </w:r>
          </w:p>
        </w:tc>
      </w:tr>
      <w:tr w:rsidR="00D444BD" w:rsidRPr="007558DF" w14:paraId="6622742B" w14:textId="77777777" w:rsidTr="00D261D1">
        <w:tc>
          <w:tcPr>
            <w:tcW w:w="2340" w:type="dxa"/>
          </w:tcPr>
          <w:p w14:paraId="78D408FC"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ADR</w:t>
            </w:r>
          </w:p>
        </w:tc>
        <w:tc>
          <w:tcPr>
            <w:tcW w:w="7128" w:type="dxa"/>
          </w:tcPr>
          <w:p w14:paraId="7969AD18"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Administrative Data Repository</w:t>
            </w:r>
          </w:p>
        </w:tc>
      </w:tr>
      <w:tr w:rsidR="00A814D4" w:rsidRPr="007558DF" w14:paraId="21FCC4EB" w14:textId="77777777" w:rsidTr="00D261D1">
        <w:tc>
          <w:tcPr>
            <w:tcW w:w="2340" w:type="dxa"/>
          </w:tcPr>
          <w:p w14:paraId="7A851F8D" w14:textId="791B236A" w:rsidR="00A814D4" w:rsidRPr="00A16A58" w:rsidRDefault="00A814D4" w:rsidP="00D261D1">
            <w:pPr>
              <w:overflowPunct w:val="0"/>
              <w:autoSpaceDE w:val="0"/>
              <w:autoSpaceDN w:val="0"/>
              <w:adjustRightInd w:val="0"/>
              <w:spacing w:before="60" w:after="60"/>
              <w:textAlignment w:val="baseline"/>
              <w:rPr>
                <w:rFonts w:ascii="Arial" w:hAnsi="Arial"/>
              </w:rPr>
            </w:pPr>
            <w:r>
              <w:rPr>
                <w:rFonts w:ascii="Arial" w:hAnsi="Arial"/>
              </w:rPr>
              <w:t>API</w:t>
            </w:r>
          </w:p>
        </w:tc>
        <w:tc>
          <w:tcPr>
            <w:tcW w:w="7128" w:type="dxa"/>
          </w:tcPr>
          <w:p w14:paraId="60185EE1" w14:textId="212A949E" w:rsidR="00A814D4" w:rsidRPr="00A16A58" w:rsidRDefault="00A814D4" w:rsidP="00D261D1">
            <w:pPr>
              <w:overflowPunct w:val="0"/>
              <w:autoSpaceDE w:val="0"/>
              <w:autoSpaceDN w:val="0"/>
              <w:adjustRightInd w:val="0"/>
              <w:spacing w:before="60" w:after="60"/>
              <w:textAlignment w:val="baseline"/>
              <w:rPr>
                <w:rFonts w:ascii="Arial" w:hAnsi="Arial"/>
              </w:rPr>
            </w:pPr>
            <w:r>
              <w:rPr>
                <w:rFonts w:ascii="Arial" w:hAnsi="Arial"/>
              </w:rPr>
              <w:t>Application Program Interface</w:t>
            </w:r>
          </w:p>
        </w:tc>
      </w:tr>
      <w:tr w:rsidR="00D444BD" w:rsidRPr="007558DF" w14:paraId="0495A530" w14:textId="77777777" w:rsidTr="00D261D1">
        <w:tc>
          <w:tcPr>
            <w:tcW w:w="2340" w:type="dxa"/>
          </w:tcPr>
          <w:p w14:paraId="52CF789A"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CCPC</w:t>
            </w:r>
          </w:p>
        </w:tc>
        <w:tc>
          <w:tcPr>
            <w:tcW w:w="7128" w:type="dxa"/>
          </w:tcPr>
          <w:p w14:paraId="7C5283C2"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Consolidated Co-payment Processing Center</w:t>
            </w:r>
          </w:p>
        </w:tc>
      </w:tr>
      <w:tr w:rsidR="00D444BD" w:rsidRPr="007558DF" w14:paraId="047719E1" w14:textId="77777777" w:rsidTr="00D261D1">
        <w:tc>
          <w:tcPr>
            <w:tcW w:w="2340" w:type="dxa"/>
          </w:tcPr>
          <w:p w14:paraId="7BEED1B7"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CCR</w:t>
            </w:r>
          </w:p>
        </w:tc>
        <w:tc>
          <w:tcPr>
            <w:tcW w:w="7128" w:type="dxa"/>
          </w:tcPr>
          <w:p w14:paraId="13F04AED"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Code Change Request</w:t>
            </w:r>
          </w:p>
        </w:tc>
      </w:tr>
      <w:tr w:rsidR="00095311" w:rsidRPr="007558DF" w14:paraId="75405940" w14:textId="77777777" w:rsidTr="00D261D1">
        <w:tc>
          <w:tcPr>
            <w:tcW w:w="2340" w:type="dxa"/>
          </w:tcPr>
          <w:p w14:paraId="768E7772" w14:textId="40ACD034" w:rsidR="00095311" w:rsidRPr="00A16A58" w:rsidRDefault="00095311" w:rsidP="00D261D1">
            <w:pPr>
              <w:overflowPunct w:val="0"/>
              <w:autoSpaceDE w:val="0"/>
              <w:autoSpaceDN w:val="0"/>
              <w:adjustRightInd w:val="0"/>
              <w:spacing w:before="60" w:after="60"/>
              <w:textAlignment w:val="baseline"/>
              <w:rPr>
                <w:rFonts w:ascii="Arial" w:hAnsi="Arial"/>
              </w:rPr>
            </w:pPr>
            <w:r>
              <w:rPr>
                <w:rFonts w:ascii="Arial" w:hAnsi="Arial"/>
              </w:rPr>
              <w:t>Common Client</w:t>
            </w:r>
          </w:p>
        </w:tc>
        <w:tc>
          <w:tcPr>
            <w:tcW w:w="7128" w:type="dxa"/>
          </w:tcPr>
          <w:p w14:paraId="52893844" w14:textId="57802BAE" w:rsidR="00095311" w:rsidRPr="00A16A58" w:rsidRDefault="002E2D76" w:rsidP="002E2D76">
            <w:pPr>
              <w:overflowPunct w:val="0"/>
              <w:autoSpaceDE w:val="0"/>
              <w:autoSpaceDN w:val="0"/>
              <w:adjustRightInd w:val="0"/>
              <w:spacing w:before="60" w:after="60"/>
              <w:textAlignment w:val="baseline"/>
              <w:rPr>
                <w:rFonts w:ascii="Arial" w:hAnsi="Arial"/>
              </w:rPr>
            </w:pPr>
            <w:r>
              <w:rPr>
                <w:rFonts w:ascii="Arial" w:hAnsi="Arial"/>
              </w:rPr>
              <w:t xml:space="preserve">VAMF common </w:t>
            </w:r>
            <w:r w:rsidR="00095311">
              <w:rPr>
                <w:rFonts w:ascii="Arial" w:hAnsi="Arial"/>
              </w:rPr>
              <w:t xml:space="preserve">Web Service </w:t>
            </w:r>
            <w:r>
              <w:rPr>
                <w:rFonts w:ascii="Arial" w:hAnsi="Arial"/>
              </w:rPr>
              <w:t>for MVI access</w:t>
            </w:r>
          </w:p>
        </w:tc>
      </w:tr>
      <w:tr w:rsidR="00D444BD" w:rsidRPr="007558DF" w14:paraId="7DD5D447" w14:textId="77777777" w:rsidTr="00D261D1">
        <w:tc>
          <w:tcPr>
            <w:tcW w:w="2340" w:type="dxa"/>
          </w:tcPr>
          <w:p w14:paraId="68286D8E"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COTS</w:t>
            </w:r>
          </w:p>
        </w:tc>
        <w:tc>
          <w:tcPr>
            <w:tcW w:w="7128" w:type="dxa"/>
          </w:tcPr>
          <w:p w14:paraId="71FFCFDA"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Commercial Off-the-Shelf</w:t>
            </w:r>
          </w:p>
        </w:tc>
      </w:tr>
      <w:tr w:rsidR="00D444BD" w:rsidRPr="007558DF" w14:paraId="39F0D817" w14:textId="77777777" w:rsidTr="00D261D1">
        <w:tc>
          <w:tcPr>
            <w:tcW w:w="2340" w:type="dxa"/>
          </w:tcPr>
          <w:p w14:paraId="0F3DB230"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CRUD</w:t>
            </w:r>
          </w:p>
        </w:tc>
        <w:tc>
          <w:tcPr>
            <w:tcW w:w="7128" w:type="dxa"/>
          </w:tcPr>
          <w:p w14:paraId="4CE9A1CB"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Create, Retrieve, Update, Delete</w:t>
            </w:r>
          </w:p>
        </w:tc>
      </w:tr>
      <w:tr w:rsidR="00D444BD" w:rsidRPr="007558DF" w14:paraId="2C1622BA" w14:textId="77777777" w:rsidTr="00D261D1">
        <w:tc>
          <w:tcPr>
            <w:tcW w:w="2340" w:type="dxa"/>
          </w:tcPr>
          <w:p w14:paraId="679EC10C"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DOB</w:t>
            </w:r>
          </w:p>
        </w:tc>
        <w:tc>
          <w:tcPr>
            <w:tcW w:w="7128" w:type="dxa"/>
          </w:tcPr>
          <w:p w14:paraId="5060C944"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Date of Birth</w:t>
            </w:r>
          </w:p>
        </w:tc>
      </w:tr>
      <w:tr w:rsidR="00D444BD" w:rsidRPr="007558DF" w14:paraId="0EA1553A" w14:textId="77777777" w:rsidTr="00D261D1">
        <w:tc>
          <w:tcPr>
            <w:tcW w:w="2340" w:type="dxa"/>
          </w:tcPr>
          <w:p w14:paraId="683EF80F"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ECA</w:t>
            </w:r>
          </w:p>
        </w:tc>
        <w:tc>
          <w:tcPr>
            <w:tcW w:w="7128" w:type="dxa"/>
          </w:tcPr>
          <w:p w14:paraId="52BF4405"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External Certification Authority</w:t>
            </w:r>
          </w:p>
        </w:tc>
      </w:tr>
      <w:tr w:rsidR="003130E8" w:rsidRPr="007558DF" w14:paraId="2E876455" w14:textId="77777777" w:rsidTr="00D261D1">
        <w:tc>
          <w:tcPr>
            <w:tcW w:w="2340" w:type="dxa"/>
          </w:tcPr>
          <w:p w14:paraId="18A6A005" w14:textId="1B20D2E5" w:rsidR="003130E8" w:rsidRPr="00A16A58" w:rsidRDefault="003130E8" w:rsidP="00D261D1">
            <w:pPr>
              <w:overflowPunct w:val="0"/>
              <w:autoSpaceDE w:val="0"/>
              <w:autoSpaceDN w:val="0"/>
              <w:adjustRightInd w:val="0"/>
              <w:spacing w:before="60" w:after="60"/>
              <w:textAlignment w:val="baseline"/>
              <w:rPr>
                <w:rFonts w:ascii="Arial" w:hAnsi="Arial"/>
              </w:rPr>
            </w:pPr>
            <w:r>
              <w:rPr>
                <w:rFonts w:ascii="Arial" w:hAnsi="Arial"/>
              </w:rPr>
              <w:t>EDIPI</w:t>
            </w:r>
          </w:p>
        </w:tc>
        <w:tc>
          <w:tcPr>
            <w:tcW w:w="7128" w:type="dxa"/>
          </w:tcPr>
          <w:p w14:paraId="4B559D7B" w14:textId="625F0E4D" w:rsidR="003130E8" w:rsidRPr="00A16A58" w:rsidRDefault="003130E8" w:rsidP="00D261D1">
            <w:pPr>
              <w:overflowPunct w:val="0"/>
              <w:autoSpaceDE w:val="0"/>
              <w:autoSpaceDN w:val="0"/>
              <w:adjustRightInd w:val="0"/>
              <w:spacing w:before="60" w:after="60"/>
              <w:textAlignment w:val="baseline"/>
              <w:rPr>
                <w:rFonts w:ascii="Arial" w:hAnsi="Arial"/>
              </w:rPr>
            </w:pPr>
            <w:r w:rsidRPr="003130E8">
              <w:rPr>
                <w:rFonts w:ascii="Arial" w:hAnsi="Arial"/>
              </w:rPr>
              <w:t>Electronic Data Interchange Person Identification (EDIPI)</w:t>
            </w:r>
          </w:p>
        </w:tc>
      </w:tr>
      <w:tr w:rsidR="00D444BD" w:rsidRPr="007558DF" w14:paraId="5292A45C" w14:textId="77777777" w:rsidTr="00D261D1">
        <w:tc>
          <w:tcPr>
            <w:tcW w:w="2340" w:type="dxa"/>
          </w:tcPr>
          <w:p w14:paraId="5E4F4AA4"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FIPS</w:t>
            </w:r>
          </w:p>
        </w:tc>
        <w:tc>
          <w:tcPr>
            <w:tcW w:w="7128" w:type="dxa"/>
          </w:tcPr>
          <w:p w14:paraId="22EF54BD"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Federal Information Processing Standards</w:t>
            </w:r>
          </w:p>
        </w:tc>
      </w:tr>
      <w:tr w:rsidR="00D444BD" w:rsidRPr="007558DF" w14:paraId="7023ED40" w14:textId="77777777" w:rsidTr="00D261D1">
        <w:tc>
          <w:tcPr>
            <w:tcW w:w="2340" w:type="dxa"/>
          </w:tcPr>
          <w:p w14:paraId="5EB8451F"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GUI</w:t>
            </w:r>
          </w:p>
        </w:tc>
        <w:tc>
          <w:tcPr>
            <w:tcW w:w="7128" w:type="dxa"/>
          </w:tcPr>
          <w:p w14:paraId="5E409F16"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Graphical User Interface</w:t>
            </w:r>
          </w:p>
        </w:tc>
      </w:tr>
      <w:tr w:rsidR="00D444BD" w:rsidRPr="007558DF" w14:paraId="3AEF8B98" w14:textId="77777777" w:rsidTr="00D261D1">
        <w:tc>
          <w:tcPr>
            <w:tcW w:w="2340" w:type="dxa"/>
          </w:tcPr>
          <w:p w14:paraId="2D519D6C"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HEC</w:t>
            </w:r>
          </w:p>
        </w:tc>
        <w:tc>
          <w:tcPr>
            <w:tcW w:w="7128" w:type="dxa"/>
          </w:tcPr>
          <w:p w14:paraId="2F1104BD"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Health Eligibility Center</w:t>
            </w:r>
          </w:p>
        </w:tc>
      </w:tr>
      <w:tr w:rsidR="00D444BD" w:rsidRPr="007558DF" w14:paraId="6393F587" w14:textId="77777777" w:rsidTr="00D261D1">
        <w:tc>
          <w:tcPr>
            <w:tcW w:w="2340" w:type="dxa"/>
          </w:tcPr>
          <w:p w14:paraId="12CB2442"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IAM</w:t>
            </w:r>
          </w:p>
        </w:tc>
        <w:tc>
          <w:tcPr>
            <w:tcW w:w="7128" w:type="dxa"/>
          </w:tcPr>
          <w:p w14:paraId="163AA9E2"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Identity and Access Management</w:t>
            </w:r>
          </w:p>
        </w:tc>
      </w:tr>
      <w:tr w:rsidR="00D444BD" w:rsidRPr="007558DF" w14:paraId="5E8449A7" w14:textId="77777777" w:rsidTr="00D261D1">
        <w:tc>
          <w:tcPr>
            <w:tcW w:w="2340" w:type="dxa"/>
          </w:tcPr>
          <w:p w14:paraId="3E3F1F40"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lastRenderedPageBreak/>
              <w:t>ICN</w:t>
            </w:r>
          </w:p>
        </w:tc>
        <w:tc>
          <w:tcPr>
            <w:tcW w:w="7128" w:type="dxa"/>
          </w:tcPr>
          <w:p w14:paraId="169EA09C"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Integration Control Number</w:t>
            </w:r>
          </w:p>
        </w:tc>
      </w:tr>
      <w:tr w:rsidR="00D444BD" w:rsidRPr="007558DF" w14:paraId="6D5FDA89" w14:textId="77777777" w:rsidTr="00D261D1">
        <w:tc>
          <w:tcPr>
            <w:tcW w:w="2340" w:type="dxa"/>
          </w:tcPr>
          <w:p w14:paraId="140A625D"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IdM</w:t>
            </w:r>
          </w:p>
        </w:tc>
        <w:tc>
          <w:tcPr>
            <w:tcW w:w="7128" w:type="dxa"/>
          </w:tcPr>
          <w:p w14:paraId="6D6C4354"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Identity Management</w:t>
            </w:r>
          </w:p>
        </w:tc>
      </w:tr>
      <w:tr w:rsidR="00D444BD" w:rsidRPr="007558DF" w14:paraId="1B65B60D" w14:textId="77777777" w:rsidTr="00D261D1">
        <w:tc>
          <w:tcPr>
            <w:tcW w:w="2340" w:type="dxa"/>
          </w:tcPr>
          <w:p w14:paraId="114F9EB3"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IdS</w:t>
            </w:r>
          </w:p>
        </w:tc>
        <w:tc>
          <w:tcPr>
            <w:tcW w:w="7128" w:type="dxa"/>
          </w:tcPr>
          <w:p w14:paraId="36880648"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Identity Services</w:t>
            </w:r>
          </w:p>
        </w:tc>
      </w:tr>
      <w:tr w:rsidR="00D444BD" w:rsidRPr="007558DF" w14:paraId="2635B1F3" w14:textId="77777777" w:rsidTr="00D261D1">
        <w:tc>
          <w:tcPr>
            <w:tcW w:w="2340" w:type="dxa"/>
          </w:tcPr>
          <w:p w14:paraId="2805C58D"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IPT</w:t>
            </w:r>
          </w:p>
        </w:tc>
        <w:tc>
          <w:tcPr>
            <w:tcW w:w="7128" w:type="dxa"/>
          </w:tcPr>
          <w:p w14:paraId="007867E0"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Integrated Project Team</w:t>
            </w:r>
          </w:p>
        </w:tc>
      </w:tr>
      <w:tr w:rsidR="00D444BD" w:rsidRPr="007558DF" w14:paraId="0D5BFCCD" w14:textId="77777777" w:rsidTr="00D261D1">
        <w:tc>
          <w:tcPr>
            <w:tcW w:w="2340" w:type="dxa"/>
          </w:tcPr>
          <w:p w14:paraId="74F88C3F"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JDOC</w:t>
            </w:r>
          </w:p>
        </w:tc>
        <w:tc>
          <w:tcPr>
            <w:tcW w:w="7128" w:type="dxa"/>
          </w:tcPr>
          <w:p w14:paraId="7E293179"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Javadoc</w:t>
            </w:r>
          </w:p>
        </w:tc>
      </w:tr>
      <w:tr w:rsidR="00D444BD" w:rsidRPr="007558DF" w14:paraId="3D235E32" w14:textId="77777777" w:rsidTr="00D261D1">
        <w:tc>
          <w:tcPr>
            <w:tcW w:w="2340" w:type="dxa"/>
          </w:tcPr>
          <w:p w14:paraId="1CFDF21B"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MPI</w:t>
            </w:r>
          </w:p>
        </w:tc>
        <w:tc>
          <w:tcPr>
            <w:tcW w:w="7128" w:type="dxa"/>
          </w:tcPr>
          <w:p w14:paraId="553DC109"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Master Patient Index</w:t>
            </w:r>
          </w:p>
        </w:tc>
      </w:tr>
      <w:tr w:rsidR="00D444BD" w:rsidRPr="007558DF" w14:paraId="61929244" w14:textId="77777777" w:rsidTr="00D261D1">
        <w:tc>
          <w:tcPr>
            <w:tcW w:w="2340" w:type="dxa"/>
          </w:tcPr>
          <w:p w14:paraId="10E17B89"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MVI</w:t>
            </w:r>
          </w:p>
        </w:tc>
        <w:tc>
          <w:tcPr>
            <w:tcW w:w="7128" w:type="dxa"/>
          </w:tcPr>
          <w:p w14:paraId="354CE24E"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Master Veteran Index</w:t>
            </w:r>
          </w:p>
        </w:tc>
      </w:tr>
      <w:tr w:rsidR="00D444BD" w:rsidRPr="007558DF" w14:paraId="2725B805" w14:textId="77777777" w:rsidTr="00D261D1">
        <w:tc>
          <w:tcPr>
            <w:tcW w:w="2340" w:type="dxa"/>
          </w:tcPr>
          <w:p w14:paraId="4F0222EE"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NIST</w:t>
            </w:r>
          </w:p>
        </w:tc>
        <w:tc>
          <w:tcPr>
            <w:tcW w:w="7128" w:type="dxa"/>
          </w:tcPr>
          <w:p w14:paraId="2002D157"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National Institute of Standards and Technology</w:t>
            </w:r>
          </w:p>
        </w:tc>
      </w:tr>
      <w:tr w:rsidR="00D444BD" w:rsidRPr="007558DF" w14:paraId="178B3BCD" w14:textId="77777777" w:rsidTr="00D261D1">
        <w:tc>
          <w:tcPr>
            <w:tcW w:w="2340" w:type="dxa"/>
          </w:tcPr>
          <w:p w14:paraId="6D11613E"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ORC</w:t>
            </w:r>
          </w:p>
        </w:tc>
        <w:tc>
          <w:tcPr>
            <w:tcW w:w="7128" w:type="dxa"/>
          </w:tcPr>
          <w:p w14:paraId="4ECC8806"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Office of Regulatory Compliance</w:t>
            </w:r>
          </w:p>
        </w:tc>
      </w:tr>
      <w:tr w:rsidR="00D444BD" w:rsidRPr="007558DF" w14:paraId="21FAA13B" w14:textId="77777777" w:rsidTr="00D261D1">
        <w:tc>
          <w:tcPr>
            <w:tcW w:w="2340" w:type="dxa"/>
          </w:tcPr>
          <w:p w14:paraId="5381F758"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PMAS</w:t>
            </w:r>
          </w:p>
        </w:tc>
        <w:tc>
          <w:tcPr>
            <w:tcW w:w="7128" w:type="dxa"/>
          </w:tcPr>
          <w:p w14:paraId="3BFADCEF"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Project Management Accountability System</w:t>
            </w:r>
          </w:p>
        </w:tc>
      </w:tr>
      <w:tr w:rsidR="003130E8" w:rsidRPr="007558DF" w14:paraId="61E88807" w14:textId="77777777" w:rsidTr="00D261D1">
        <w:tc>
          <w:tcPr>
            <w:tcW w:w="2340" w:type="dxa"/>
          </w:tcPr>
          <w:p w14:paraId="7D533C6B" w14:textId="30B754AD" w:rsidR="003130E8" w:rsidRPr="00A16A58" w:rsidRDefault="003130E8" w:rsidP="00D261D1">
            <w:pPr>
              <w:overflowPunct w:val="0"/>
              <w:autoSpaceDE w:val="0"/>
              <w:autoSpaceDN w:val="0"/>
              <w:adjustRightInd w:val="0"/>
              <w:spacing w:before="60" w:after="60"/>
              <w:textAlignment w:val="baseline"/>
              <w:rPr>
                <w:rFonts w:ascii="Arial" w:hAnsi="Arial"/>
              </w:rPr>
            </w:pPr>
            <w:r>
              <w:rPr>
                <w:rFonts w:ascii="Arial" w:hAnsi="Arial"/>
              </w:rPr>
              <w:t>SEC ID</w:t>
            </w:r>
          </w:p>
        </w:tc>
        <w:tc>
          <w:tcPr>
            <w:tcW w:w="7128" w:type="dxa"/>
          </w:tcPr>
          <w:p w14:paraId="7D41D72B" w14:textId="74142BBB" w:rsidR="003130E8" w:rsidRPr="00A16A58" w:rsidRDefault="003130E8" w:rsidP="00D261D1">
            <w:pPr>
              <w:overflowPunct w:val="0"/>
              <w:autoSpaceDE w:val="0"/>
              <w:autoSpaceDN w:val="0"/>
              <w:adjustRightInd w:val="0"/>
              <w:spacing w:before="60" w:after="60"/>
              <w:textAlignment w:val="baseline"/>
              <w:rPr>
                <w:rFonts w:ascii="Arial" w:hAnsi="Arial"/>
              </w:rPr>
            </w:pPr>
            <w:r w:rsidRPr="003130E8">
              <w:rPr>
                <w:rFonts w:ascii="Arial" w:hAnsi="Arial"/>
              </w:rPr>
              <w:t>Security Identifier</w:t>
            </w:r>
          </w:p>
        </w:tc>
      </w:tr>
      <w:tr w:rsidR="00D444BD" w:rsidRPr="007558DF" w14:paraId="3CED2983" w14:textId="77777777" w:rsidTr="00D261D1">
        <w:tc>
          <w:tcPr>
            <w:tcW w:w="2340" w:type="dxa"/>
          </w:tcPr>
          <w:p w14:paraId="27081732"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SME</w:t>
            </w:r>
          </w:p>
        </w:tc>
        <w:tc>
          <w:tcPr>
            <w:tcW w:w="7128" w:type="dxa"/>
          </w:tcPr>
          <w:p w14:paraId="7C6EACEE"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Subject Matter Expert</w:t>
            </w:r>
          </w:p>
        </w:tc>
      </w:tr>
      <w:tr w:rsidR="00F223F6" w:rsidRPr="007558DF" w14:paraId="3D04114B" w14:textId="77777777" w:rsidTr="00D261D1">
        <w:tc>
          <w:tcPr>
            <w:tcW w:w="2340" w:type="dxa"/>
          </w:tcPr>
          <w:p w14:paraId="412CBEF2" w14:textId="60184788" w:rsidR="00F223F6" w:rsidRPr="00A16A58" w:rsidRDefault="00F223F6" w:rsidP="00D261D1">
            <w:pPr>
              <w:overflowPunct w:val="0"/>
              <w:autoSpaceDE w:val="0"/>
              <w:autoSpaceDN w:val="0"/>
              <w:adjustRightInd w:val="0"/>
              <w:spacing w:before="60" w:after="60"/>
              <w:textAlignment w:val="baseline"/>
              <w:rPr>
                <w:rFonts w:ascii="Arial" w:hAnsi="Arial"/>
              </w:rPr>
            </w:pPr>
            <w:r>
              <w:rPr>
                <w:rFonts w:ascii="Arial" w:hAnsi="Arial"/>
              </w:rPr>
              <w:t>SOA</w:t>
            </w:r>
          </w:p>
        </w:tc>
        <w:tc>
          <w:tcPr>
            <w:tcW w:w="7128" w:type="dxa"/>
          </w:tcPr>
          <w:p w14:paraId="6CA625C6" w14:textId="564DBB6F" w:rsidR="00F223F6" w:rsidRPr="00A16A58" w:rsidRDefault="00F223F6" w:rsidP="00D261D1">
            <w:pPr>
              <w:overflowPunct w:val="0"/>
              <w:autoSpaceDE w:val="0"/>
              <w:autoSpaceDN w:val="0"/>
              <w:adjustRightInd w:val="0"/>
              <w:spacing w:before="60" w:after="60"/>
              <w:textAlignment w:val="baseline"/>
              <w:rPr>
                <w:rFonts w:ascii="Arial" w:hAnsi="Arial"/>
              </w:rPr>
            </w:pPr>
            <w:r>
              <w:rPr>
                <w:rFonts w:ascii="Arial" w:hAnsi="Arial"/>
              </w:rPr>
              <w:t>Service-Oriented A</w:t>
            </w:r>
            <w:r w:rsidRPr="00F223F6">
              <w:rPr>
                <w:rFonts w:ascii="Arial" w:hAnsi="Arial"/>
              </w:rPr>
              <w:t>rchitecture</w:t>
            </w:r>
          </w:p>
        </w:tc>
      </w:tr>
      <w:tr w:rsidR="00D444BD" w:rsidRPr="007558DF" w14:paraId="0EBC1E85" w14:textId="77777777" w:rsidTr="00D261D1">
        <w:tc>
          <w:tcPr>
            <w:tcW w:w="2340" w:type="dxa"/>
          </w:tcPr>
          <w:p w14:paraId="715E5496"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SOAP</w:t>
            </w:r>
          </w:p>
        </w:tc>
        <w:tc>
          <w:tcPr>
            <w:tcW w:w="7128" w:type="dxa"/>
          </w:tcPr>
          <w:p w14:paraId="4AE00211"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Simple Object Access Protocol</w:t>
            </w:r>
          </w:p>
        </w:tc>
      </w:tr>
      <w:tr w:rsidR="00D444BD" w:rsidRPr="007558DF" w14:paraId="6A32B79F" w14:textId="77777777" w:rsidTr="00D261D1">
        <w:tc>
          <w:tcPr>
            <w:tcW w:w="2340" w:type="dxa"/>
          </w:tcPr>
          <w:p w14:paraId="61EB8DB6"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SR</w:t>
            </w:r>
          </w:p>
        </w:tc>
        <w:tc>
          <w:tcPr>
            <w:tcW w:w="7128" w:type="dxa"/>
          </w:tcPr>
          <w:p w14:paraId="24A85E34"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Service Request</w:t>
            </w:r>
          </w:p>
        </w:tc>
      </w:tr>
      <w:tr w:rsidR="00D444BD" w:rsidRPr="007558DF" w14:paraId="2AAA658C" w14:textId="77777777" w:rsidTr="00D261D1">
        <w:tc>
          <w:tcPr>
            <w:tcW w:w="2340" w:type="dxa"/>
          </w:tcPr>
          <w:p w14:paraId="36BB3A96"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SSN</w:t>
            </w:r>
          </w:p>
        </w:tc>
        <w:tc>
          <w:tcPr>
            <w:tcW w:w="7128" w:type="dxa"/>
          </w:tcPr>
          <w:p w14:paraId="47C34E94"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Social Security Number</w:t>
            </w:r>
          </w:p>
        </w:tc>
      </w:tr>
      <w:tr w:rsidR="00D444BD" w:rsidRPr="007558DF" w14:paraId="0CFC5D20" w14:textId="77777777" w:rsidTr="00D261D1">
        <w:tc>
          <w:tcPr>
            <w:tcW w:w="2340" w:type="dxa"/>
          </w:tcPr>
          <w:p w14:paraId="66068745"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TLS</w:t>
            </w:r>
          </w:p>
        </w:tc>
        <w:tc>
          <w:tcPr>
            <w:tcW w:w="7128" w:type="dxa"/>
          </w:tcPr>
          <w:p w14:paraId="238052FC"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Transport Layer Security</w:t>
            </w:r>
          </w:p>
        </w:tc>
      </w:tr>
      <w:tr w:rsidR="00D444BD" w:rsidRPr="007558DF" w14:paraId="5EA2ACC1" w14:textId="77777777" w:rsidTr="00D261D1">
        <w:tc>
          <w:tcPr>
            <w:tcW w:w="2340" w:type="dxa"/>
          </w:tcPr>
          <w:p w14:paraId="488D445B"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UI</w:t>
            </w:r>
          </w:p>
        </w:tc>
        <w:tc>
          <w:tcPr>
            <w:tcW w:w="7128" w:type="dxa"/>
          </w:tcPr>
          <w:p w14:paraId="6E842595"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User Interface</w:t>
            </w:r>
          </w:p>
        </w:tc>
      </w:tr>
      <w:tr w:rsidR="00D444BD" w:rsidRPr="007558DF" w14:paraId="2F1425A5" w14:textId="77777777" w:rsidTr="00D261D1">
        <w:tc>
          <w:tcPr>
            <w:tcW w:w="2340" w:type="dxa"/>
          </w:tcPr>
          <w:p w14:paraId="21CA4A0C"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VA</w:t>
            </w:r>
          </w:p>
        </w:tc>
        <w:tc>
          <w:tcPr>
            <w:tcW w:w="7128" w:type="dxa"/>
          </w:tcPr>
          <w:p w14:paraId="68877158"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Veterans Affairs</w:t>
            </w:r>
          </w:p>
        </w:tc>
      </w:tr>
      <w:tr w:rsidR="00D444BD" w:rsidRPr="007558DF" w14:paraId="01066DCC" w14:textId="77777777" w:rsidTr="00D261D1">
        <w:tc>
          <w:tcPr>
            <w:tcW w:w="2340" w:type="dxa"/>
          </w:tcPr>
          <w:p w14:paraId="32F4FB44"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VAAFI</w:t>
            </w:r>
          </w:p>
        </w:tc>
        <w:tc>
          <w:tcPr>
            <w:tcW w:w="7128" w:type="dxa"/>
          </w:tcPr>
          <w:p w14:paraId="7B582EC0"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VA Authentication Federation Infrastructure</w:t>
            </w:r>
          </w:p>
        </w:tc>
      </w:tr>
      <w:tr w:rsidR="00D444BD" w:rsidRPr="007558DF" w14:paraId="7375F05C" w14:textId="77777777" w:rsidTr="00D261D1">
        <w:tc>
          <w:tcPr>
            <w:tcW w:w="2340" w:type="dxa"/>
          </w:tcPr>
          <w:p w14:paraId="6EAEC9E7"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VAMC</w:t>
            </w:r>
          </w:p>
        </w:tc>
        <w:tc>
          <w:tcPr>
            <w:tcW w:w="7128" w:type="dxa"/>
          </w:tcPr>
          <w:p w14:paraId="428495DC"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Veteran Affairs Medical Center</w:t>
            </w:r>
          </w:p>
        </w:tc>
      </w:tr>
      <w:tr w:rsidR="00D444BD" w:rsidRPr="007558DF" w14:paraId="0E580AAA" w14:textId="77777777" w:rsidTr="00D261D1">
        <w:tc>
          <w:tcPr>
            <w:tcW w:w="2340" w:type="dxa"/>
          </w:tcPr>
          <w:p w14:paraId="0E92F8A7"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VHA</w:t>
            </w:r>
          </w:p>
        </w:tc>
        <w:tc>
          <w:tcPr>
            <w:tcW w:w="7128" w:type="dxa"/>
          </w:tcPr>
          <w:p w14:paraId="3759E2A1"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Veterans Health Administration</w:t>
            </w:r>
          </w:p>
        </w:tc>
      </w:tr>
      <w:tr w:rsidR="00D444BD" w:rsidRPr="007558DF" w14:paraId="758ED715" w14:textId="77777777" w:rsidTr="00D261D1">
        <w:tc>
          <w:tcPr>
            <w:tcW w:w="2340" w:type="dxa"/>
          </w:tcPr>
          <w:p w14:paraId="629DDCDE"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VRM</w:t>
            </w:r>
          </w:p>
        </w:tc>
        <w:tc>
          <w:tcPr>
            <w:tcW w:w="7128" w:type="dxa"/>
          </w:tcPr>
          <w:p w14:paraId="5D2F2AEE" w14:textId="77777777" w:rsidR="00D444BD" w:rsidRPr="00A16A58" w:rsidRDefault="00D444BD" w:rsidP="00D261D1">
            <w:pPr>
              <w:overflowPunct w:val="0"/>
              <w:autoSpaceDE w:val="0"/>
              <w:autoSpaceDN w:val="0"/>
              <w:adjustRightInd w:val="0"/>
              <w:spacing w:before="60" w:after="60"/>
              <w:textAlignment w:val="baseline"/>
            </w:pPr>
            <w:r w:rsidRPr="00A16A58">
              <w:rPr>
                <w:rFonts w:ascii="Arial" w:hAnsi="Arial"/>
              </w:rPr>
              <w:t>Veterans Relationship Management</w:t>
            </w:r>
          </w:p>
        </w:tc>
      </w:tr>
      <w:tr w:rsidR="00D444BD" w:rsidRPr="007558DF" w14:paraId="25DA9AE2" w14:textId="77777777" w:rsidTr="00D261D1">
        <w:tc>
          <w:tcPr>
            <w:tcW w:w="2340" w:type="dxa"/>
          </w:tcPr>
          <w:p w14:paraId="5D167525" w14:textId="77777777" w:rsidR="00D444BD" w:rsidRDefault="00D444BD" w:rsidP="00D261D1">
            <w:pPr>
              <w:overflowPunct w:val="0"/>
              <w:autoSpaceDE w:val="0"/>
              <w:autoSpaceDN w:val="0"/>
              <w:adjustRightInd w:val="0"/>
              <w:spacing w:before="60" w:after="60"/>
              <w:textAlignment w:val="baseline"/>
              <w:rPr>
                <w:rFonts w:ascii="Arial" w:hAnsi="Arial"/>
              </w:rPr>
            </w:pPr>
            <w:r>
              <w:rPr>
                <w:rFonts w:ascii="Arial" w:hAnsi="Arial"/>
              </w:rPr>
              <w:t>ES</w:t>
            </w:r>
          </w:p>
        </w:tc>
        <w:tc>
          <w:tcPr>
            <w:tcW w:w="7128" w:type="dxa"/>
          </w:tcPr>
          <w:p w14:paraId="4199017B" w14:textId="77777777" w:rsidR="00D444BD" w:rsidRDefault="00D444BD" w:rsidP="00D261D1">
            <w:pPr>
              <w:overflowPunct w:val="0"/>
              <w:autoSpaceDE w:val="0"/>
              <w:autoSpaceDN w:val="0"/>
              <w:adjustRightInd w:val="0"/>
              <w:spacing w:before="60" w:after="60"/>
              <w:textAlignment w:val="baseline"/>
              <w:rPr>
                <w:rFonts w:ascii="Arial" w:hAnsi="Arial"/>
              </w:rPr>
            </w:pPr>
            <w:r>
              <w:rPr>
                <w:rFonts w:ascii="Arial" w:hAnsi="Arial"/>
              </w:rPr>
              <w:t>Enrollment System</w:t>
            </w:r>
          </w:p>
        </w:tc>
      </w:tr>
    </w:tbl>
    <w:p w14:paraId="4E74A9B7" w14:textId="77777777" w:rsidR="00D444BD" w:rsidRPr="007558DF" w:rsidRDefault="00D444BD" w:rsidP="00D444BD">
      <w:pPr>
        <w:pStyle w:val="Heading2"/>
        <w:tabs>
          <w:tab w:val="clear" w:pos="900"/>
          <w:tab w:val="left" w:pos="720"/>
        </w:tabs>
        <w:ind w:left="720" w:hanging="720"/>
      </w:pPr>
      <w:bookmarkStart w:id="734" w:name="_Toc65309210"/>
      <w:bookmarkStart w:id="735" w:name="_Toc65322727"/>
      <w:bookmarkStart w:id="736" w:name="_Toc65645196"/>
      <w:bookmarkStart w:id="737" w:name="_Toc66167294"/>
      <w:bookmarkStart w:id="738" w:name="_Toc66180195"/>
      <w:bookmarkStart w:id="739" w:name="_Toc66183258"/>
      <w:bookmarkStart w:id="740" w:name="_Toc66889359"/>
      <w:bookmarkStart w:id="741" w:name="_Toc256079250"/>
      <w:bookmarkStart w:id="742" w:name="_Toc287519542"/>
      <w:bookmarkStart w:id="743" w:name="_Toc328719379"/>
      <w:bookmarkStart w:id="744" w:name="_Toc389575433"/>
      <w:bookmarkStart w:id="745" w:name="_Toc496710863"/>
      <w:bookmarkEnd w:id="731"/>
      <w:bookmarkEnd w:id="732"/>
      <w:bookmarkEnd w:id="733"/>
      <w:r>
        <w:t>Glossary</w:t>
      </w:r>
      <w:bookmarkEnd w:id="734"/>
      <w:bookmarkEnd w:id="735"/>
      <w:bookmarkEnd w:id="736"/>
      <w:bookmarkEnd w:id="737"/>
      <w:bookmarkEnd w:id="738"/>
      <w:bookmarkEnd w:id="739"/>
      <w:bookmarkEnd w:id="740"/>
      <w:bookmarkEnd w:id="741"/>
      <w:bookmarkEnd w:id="742"/>
      <w:bookmarkEnd w:id="743"/>
      <w:bookmarkEnd w:id="744"/>
      <w:bookmarkEnd w:id="7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7128"/>
      </w:tblGrid>
      <w:tr w:rsidR="00D444BD" w:rsidRPr="007558DF" w14:paraId="56F6E4D9" w14:textId="77777777" w:rsidTr="00D261D1">
        <w:trPr>
          <w:trHeight w:val="395"/>
          <w:tblHeader/>
        </w:trPr>
        <w:tc>
          <w:tcPr>
            <w:tcW w:w="2340" w:type="dxa"/>
            <w:shd w:val="clear" w:color="auto" w:fill="F2F2F2" w:themeFill="background1" w:themeFillShade="F2"/>
          </w:tcPr>
          <w:p w14:paraId="6C9FB49C" w14:textId="77777777" w:rsidR="00D444BD" w:rsidRPr="00A16A58" w:rsidRDefault="00D444BD" w:rsidP="00D261D1">
            <w:pPr>
              <w:spacing w:before="60" w:after="60"/>
              <w:jc w:val="center"/>
            </w:pPr>
            <w:r w:rsidRPr="00A16A58">
              <w:rPr>
                <w:rFonts w:ascii="Arial" w:hAnsi="Arial"/>
                <w:b/>
              </w:rPr>
              <w:t>Term</w:t>
            </w:r>
          </w:p>
        </w:tc>
        <w:tc>
          <w:tcPr>
            <w:tcW w:w="7128" w:type="dxa"/>
            <w:shd w:val="clear" w:color="auto" w:fill="F2F2F2" w:themeFill="background1" w:themeFillShade="F2"/>
          </w:tcPr>
          <w:p w14:paraId="45E0AA6D" w14:textId="77777777" w:rsidR="00D444BD" w:rsidRPr="00A16A58" w:rsidRDefault="00D444BD" w:rsidP="00D261D1">
            <w:pPr>
              <w:spacing w:before="60" w:after="60"/>
              <w:jc w:val="center"/>
            </w:pPr>
            <w:r w:rsidRPr="00A16A58">
              <w:rPr>
                <w:rFonts w:ascii="Arial" w:hAnsi="Arial"/>
                <w:b/>
              </w:rPr>
              <w:t>Definition</w:t>
            </w:r>
          </w:p>
        </w:tc>
      </w:tr>
      <w:tr w:rsidR="00D444BD" w:rsidRPr="007558DF" w14:paraId="37AD823C" w14:textId="77777777" w:rsidTr="00D261D1">
        <w:tc>
          <w:tcPr>
            <w:tcW w:w="2340" w:type="dxa"/>
          </w:tcPr>
          <w:p w14:paraId="07862526" w14:textId="77777777" w:rsidR="00D444BD" w:rsidRPr="00A16A58" w:rsidRDefault="00D444BD" w:rsidP="00D261D1">
            <w:pPr>
              <w:overflowPunct w:val="0"/>
              <w:autoSpaceDE w:val="0"/>
              <w:autoSpaceDN w:val="0"/>
              <w:adjustRightInd w:val="0"/>
              <w:spacing w:before="60" w:after="60"/>
              <w:textAlignment w:val="baseline"/>
              <w:rPr>
                <w:color w:val="000000"/>
              </w:rPr>
            </w:pPr>
            <w:r w:rsidRPr="00A16A58">
              <w:rPr>
                <w:rFonts w:ascii="Arial" w:hAnsi="Arial"/>
                <w:color w:val="000000"/>
              </w:rPr>
              <w:t>HL7</w:t>
            </w:r>
          </w:p>
        </w:tc>
        <w:tc>
          <w:tcPr>
            <w:tcW w:w="7128" w:type="dxa"/>
          </w:tcPr>
          <w:p w14:paraId="404BD169" w14:textId="77777777" w:rsidR="00D444BD" w:rsidRPr="00A16A58" w:rsidRDefault="00D444BD" w:rsidP="00D261D1">
            <w:pPr>
              <w:overflowPunct w:val="0"/>
              <w:autoSpaceDE w:val="0"/>
              <w:autoSpaceDN w:val="0"/>
              <w:adjustRightInd w:val="0"/>
              <w:spacing w:before="60" w:after="60"/>
              <w:textAlignment w:val="baseline"/>
              <w:rPr>
                <w:color w:val="000000"/>
              </w:rPr>
            </w:pPr>
            <w:r w:rsidRPr="00A16A58">
              <w:rPr>
                <w:rFonts w:ascii="Arial" w:hAnsi="Arial"/>
                <w:color w:val="000000"/>
              </w:rPr>
              <w:t>Health Level 7 - A message standard used to support hospital workflows</w:t>
            </w:r>
          </w:p>
        </w:tc>
      </w:tr>
      <w:tr w:rsidR="00D444BD" w:rsidRPr="007558DF" w14:paraId="1F9E887F" w14:textId="77777777" w:rsidTr="00D261D1">
        <w:tc>
          <w:tcPr>
            <w:tcW w:w="2340" w:type="dxa"/>
          </w:tcPr>
          <w:p w14:paraId="166A1084" w14:textId="77777777" w:rsidR="00D444BD" w:rsidRPr="00A16A58" w:rsidRDefault="00D444BD" w:rsidP="00D261D1">
            <w:pPr>
              <w:overflowPunct w:val="0"/>
              <w:autoSpaceDE w:val="0"/>
              <w:autoSpaceDN w:val="0"/>
              <w:adjustRightInd w:val="0"/>
              <w:spacing w:before="60" w:after="60"/>
              <w:textAlignment w:val="baseline"/>
              <w:rPr>
                <w:color w:val="000000"/>
              </w:rPr>
            </w:pPr>
            <w:r w:rsidRPr="00A16A58">
              <w:rPr>
                <w:rFonts w:ascii="Arial" w:hAnsi="Arial"/>
                <w:color w:val="000000"/>
              </w:rPr>
              <w:t>IdM System</w:t>
            </w:r>
          </w:p>
        </w:tc>
        <w:tc>
          <w:tcPr>
            <w:tcW w:w="7128" w:type="dxa"/>
          </w:tcPr>
          <w:p w14:paraId="7E084DD3" w14:textId="77777777" w:rsidR="00D444BD" w:rsidRPr="00A16A58" w:rsidRDefault="00D444BD" w:rsidP="00D261D1">
            <w:pPr>
              <w:overflowPunct w:val="0"/>
              <w:autoSpaceDE w:val="0"/>
              <w:autoSpaceDN w:val="0"/>
              <w:adjustRightInd w:val="0"/>
              <w:spacing w:before="60" w:after="60"/>
              <w:textAlignment w:val="baseline"/>
              <w:rPr>
                <w:color w:val="000000"/>
              </w:rPr>
            </w:pPr>
            <w:r w:rsidRPr="00A16A58">
              <w:rPr>
                <w:rFonts w:ascii="Arial" w:hAnsi="Arial"/>
                <w:color w:val="000000"/>
              </w:rPr>
              <w:t>Provides a system that creates and maintains an enterprise-wide unique identity for all persons of interest for VHA</w:t>
            </w:r>
          </w:p>
        </w:tc>
      </w:tr>
      <w:tr w:rsidR="00D444BD" w:rsidRPr="007558DF" w14:paraId="07A77E40" w14:textId="77777777" w:rsidTr="00D261D1">
        <w:tc>
          <w:tcPr>
            <w:tcW w:w="2340" w:type="dxa"/>
          </w:tcPr>
          <w:p w14:paraId="68938F40" w14:textId="77777777" w:rsidR="00D444BD" w:rsidRPr="00A16A58" w:rsidRDefault="00D444BD" w:rsidP="00D261D1">
            <w:pPr>
              <w:overflowPunct w:val="0"/>
              <w:autoSpaceDE w:val="0"/>
              <w:autoSpaceDN w:val="0"/>
              <w:adjustRightInd w:val="0"/>
              <w:spacing w:before="60" w:after="60"/>
              <w:textAlignment w:val="baseline"/>
              <w:rPr>
                <w:color w:val="000000"/>
              </w:rPr>
            </w:pPr>
            <w:r w:rsidRPr="00A16A58">
              <w:rPr>
                <w:rFonts w:ascii="Arial" w:hAnsi="Arial"/>
                <w:color w:val="000000"/>
              </w:rPr>
              <w:t>Veteran</w:t>
            </w:r>
          </w:p>
        </w:tc>
        <w:tc>
          <w:tcPr>
            <w:tcW w:w="7128" w:type="dxa"/>
          </w:tcPr>
          <w:p w14:paraId="7FEB79AA" w14:textId="77777777" w:rsidR="00D444BD" w:rsidRPr="00A16A58" w:rsidRDefault="00D444BD" w:rsidP="00D261D1">
            <w:pPr>
              <w:overflowPunct w:val="0"/>
              <w:autoSpaceDE w:val="0"/>
              <w:autoSpaceDN w:val="0"/>
              <w:adjustRightInd w:val="0"/>
              <w:spacing w:before="60" w:after="60"/>
              <w:textAlignment w:val="baseline"/>
              <w:rPr>
                <w:color w:val="000000"/>
              </w:rPr>
            </w:pPr>
            <w:r w:rsidRPr="00A16A58">
              <w:rPr>
                <w:rFonts w:ascii="Arial" w:hAnsi="Arial"/>
                <w:color w:val="000000"/>
              </w:rPr>
              <w:t>Any person who served honorably on active duty in the armed forces of the United States</w:t>
            </w:r>
          </w:p>
        </w:tc>
      </w:tr>
    </w:tbl>
    <w:p w14:paraId="3FA30ABB" w14:textId="77777777" w:rsidR="00D444BD" w:rsidRDefault="00D444BD" w:rsidP="00D444BD">
      <w:pPr>
        <w:pStyle w:val="Heading2"/>
        <w:tabs>
          <w:tab w:val="clear" w:pos="900"/>
          <w:tab w:val="left" w:pos="720"/>
        </w:tabs>
        <w:ind w:left="720" w:hanging="720"/>
      </w:pPr>
      <w:bookmarkStart w:id="746" w:name="_Toc328719380"/>
      <w:bookmarkStart w:id="747" w:name="_Toc389575434"/>
      <w:bookmarkStart w:id="748" w:name="_Toc496710864"/>
      <w:r>
        <w:lastRenderedPageBreak/>
        <w:t>Requirements Traceability Matrix</w:t>
      </w:r>
      <w:bookmarkEnd w:id="746"/>
      <w:bookmarkEnd w:id="747"/>
      <w:bookmarkEnd w:id="748"/>
    </w:p>
    <w:p w14:paraId="4A991C6E" w14:textId="06576CD4" w:rsidR="006D0794" w:rsidRDefault="006D0794" w:rsidP="0086308C">
      <w:pPr>
        <w:pStyle w:val="BodyText"/>
      </w:pPr>
      <w:r>
        <w:t>T</w:t>
      </w:r>
      <w:r w:rsidRPr="006D0794">
        <w:t xml:space="preserve">he latest version of the </w:t>
      </w:r>
      <w:r w:rsidR="00A20783">
        <w:t>DVP</w:t>
      </w:r>
      <w:r>
        <w:t xml:space="preserve"> </w:t>
      </w:r>
      <w:r w:rsidRPr="006D0794">
        <w:t xml:space="preserve">RTM </w:t>
      </w:r>
      <w:r>
        <w:t>will be</w:t>
      </w:r>
      <w:r w:rsidRPr="006D0794">
        <w:t xml:space="preserve"> maintained by MVI Analyst Team.</w:t>
      </w:r>
      <w:r w:rsidR="004829E1">
        <w:t xml:space="preserve">  This is located at the following link:  </w:t>
      </w:r>
      <w:hyperlink r:id="rId22" w:history="1">
        <w:r w:rsidR="004829E1" w:rsidRPr="00D06688">
          <w:rPr>
            <w:rStyle w:val="Hyperlink"/>
          </w:rPr>
          <w:t>https://wiki.mobilehealth.va.gov/pages/viewpage.action?pageId=47449183</w:t>
        </w:r>
      </w:hyperlink>
    </w:p>
    <w:p w14:paraId="2136DFA7" w14:textId="77777777" w:rsidR="004829E1" w:rsidRPr="00B36502" w:rsidRDefault="004829E1" w:rsidP="0086308C">
      <w:pPr>
        <w:pStyle w:val="BodyText"/>
      </w:pPr>
    </w:p>
    <w:p w14:paraId="56FAE9A9" w14:textId="77777777" w:rsidR="00D444BD" w:rsidRDefault="00D444BD" w:rsidP="00D444BD">
      <w:pPr>
        <w:pStyle w:val="Heading2"/>
        <w:tabs>
          <w:tab w:val="clear" w:pos="900"/>
          <w:tab w:val="left" w:pos="720"/>
        </w:tabs>
        <w:ind w:left="720" w:hanging="720"/>
      </w:pPr>
      <w:bookmarkStart w:id="749" w:name="_Toc66891932"/>
      <w:bookmarkStart w:id="750" w:name="_Toc256079248"/>
      <w:bookmarkStart w:id="751" w:name="_Toc287519540"/>
      <w:bookmarkStart w:id="752" w:name="_Toc328719381"/>
      <w:bookmarkStart w:id="753" w:name="_Toc389575435"/>
      <w:bookmarkStart w:id="754" w:name="_Toc496710865"/>
      <w:r>
        <w:t>Packaging and Installation</w:t>
      </w:r>
      <w:bookmarkEnd w:id="749"/>
      <w:bookmarkEnd w:id="750"/>
      <w:bookmarkEnd w:id="751"/>
      <w:bookmarkEnd w:id="752"/>
      <w:bookmarkEnd w:id="753"/>
      <w:bookmarkEnd w:id="754"/>
    </w:p>
    <w:p w14:paraId="40E60810" w14:textId="1CE8A1CE" w:rsidR="006D0794" w:rsidRDefault="0001374B" w:rsidP="006D0794">
      <w:pPr>
        <w:pStyle w:val="BodyText"/>
      </w:pPr>
      <w:r w:rsidRPr="007558DF">
        <w:t>The solution components will be managed within the</w:t>
      </w:r>
      <w:r>
        <w:t xml:space="preserve"> Stash Repository established for the Connected Care environment.   </w:t>
      </w:r>
      <w:r w:rsidR="004829E1">
        <w:t xml:space="preserve">The </w:t>
      </w:r>
      <w:r w:rsidR="00A20783">
        <w:t>DVP</w:t>
      </w:r>
      <w:r w:rsidR="004829E1">
        <w:t xml:space="preserve"> repository is located at the following link:  </w:t>
      </w:r>
      <w:commentRangeStart w:id="755"/>
      <w:r w:rsidR="00D550BA">
        <w:fldChar w:fldCharType="begin"/>
      </w:r>
      <w:r w:rsidR="00D550BA">
        <w:instrText xml:space="preserve"> HYPERLINK "https://coderepo.mobilehealth.va.gov/projects/VAGDX" </w:instrText>
      </w:r>
      <w:r w:rsidR="00D550BA">
        <w:fldChar w:fldCharType="separate"/>
      </w:r>
      <w:r w:rsidR="004829E1" w:rsidRPr="00D06688">
        <w:rPr>
          <w:rStyle w:val="Hyperlink"/>
        </w:rPr>
        <w:t>https://coderepo.mobilehealth.va.gov/projects/VA</w:t>
      </w:r>
      <w:r w:rsidR="00A20783">
        <w:rPr>
          <w:rStyle w:val="Hyperlink"/>
        </w:rPr>
        <w:t>DVP</w:t>
      </w:r>
      <w:r w:rsidR="00D550BA">
        <w:rPr>
          <w:rStyle w:val="Hyperlink"/>
        </w:rPr>
        <w:fldChar w:fldCharType="end"/>
      </w:r>
      <w:commentRangeEnd w:id="755"/>
      <w:r w:rsidR="00C16E9B">
        <w:rPr>
          <w:rStyle w:val="CommentReference"/>
          <w:rFonts w:eastAsia="Calibri"/>
          <w:szCs w:val="22"/>
        </w:rPr>
        <w:commentReference w:id="755"/>
      </w:r>
    </w:p>
    <w:p w14:paraId="022F5EE8" w14:textId="77777777" w:rsidR="00D444BD" w:rsidRDefault="00D444BD" w:rsidP="00D444BD">
      <w:pPr>
        <w:pStyle w:val="Heading2"/>
        <w:tabs>
          <w:tab w:val="clear" w:pos="900"/>
          <w:tab w:val="left" w:pos="720"/>
        </w:tabs>
        <w:ind w:left="720" w:hanging="720"/>
      </w:pPr>
      <w:bookmarkStart w:id="757" w:name="_Toc66891933"/>
      <w:bookmarkStart w:id="758" w:name="_Toc256079249"/>
      <w:bookmarkStart w:id="759" w:name="_Toc287519541"/>
      <w:bookmarkStart w:id="760" w:name="_Toc328719382"/>
      <w:bookmarkStart w:id="761" w:name="_Toc389575436"/>
      <w:bookmarkStart w:id="762" w:name="_Toc496710866"/>
      <w:r>
        <w:t>Design Metrics</w:t>
      </w:r>
      <w:bookmarkEnd w:id="757"/>
      <w:bookmarkEnd w:id="758"/>
      <w:bookmarkEnd w:id="759"/>
      <w:bookmarkEnd w:id="760"/>
      <w:bookmarkEnd w:id="761"/>
      <w:bookmarkEnd w:id="762"/>
    </w:p>
    <w:p w14:paraId="00D853D5" w14:textId="04DF61ED" w:rsidR="000D77FA" w:rsidRDefault="00A20783" w:rsidP="00D444BD">
      <w:pPr>
        <w:pStyle w:val="BodyText"/>
      </w:pPr>
      <w:r>
        <w:t>DVP</w:t>
      </w:r>
      <w:r w:rsidR="002E14DE">
        <w:t xml:space="preserve"> adheres to VA’s </w:t>
      </w:r>
      <w:r w:rsidR="000D77FA">
        <w:t>a</w:t>
      </w:r>
      <w:r w:rsidR="002E14DE">
        <w:t xml:space="preserve">gile SDLC in the development of the application.  </w:t>
      </w:r>
      <w:r w:rsidR="000D77FA">
        <w:t>The d</w:t>
      </w:r>
      <w:r w:rsidR="002E14DE">
        <w:t xml:space="preserve">evelopment </w:t>
      </w:r>
      <w:r w:rsidR="000D77FA">
        <w:t xml:space="preserve">effort </w:t>
      </w:r>
      <w:r w:rsidR="002E14DE">
        <w:t xml:space="preserve">is driven by the </w:t>
      </w:r>
      <w:r w:rsidR="000D77FA">
        <w:t>creation</w:t>
      </w:r>
      <w:r w:rsidR="002E14DE">
        <w:t xml:space="preserve"> and implementation of user stories and user story epics.  Each user story is assigned story points which indicate the relative complexity of the tasks involved.  </w:t>
      </w:r>
    </w:p>
    <w:p w14:paraId="3299866D" w14:textId="10C0C61D" w:rsidR="002E14DE" w:rsidRDefault="002E14DE" w:rsidP="00D444BD">
      <w:pPr>
        <w:pStyle w:val="BodyText"/>
      </w:pPr>
      <w:r>
        <w:t>For example a story</w:t>
      </w:r>
      <w:r w:rsidR="000D77FA">
        <w:t xml:space="preserve"> or epic</w:t>
      </w:r>
      <w:r>
        <w:t xml:space="preserve"> may be </w:t>
      </w:r>
      <w:r w:rsidR="000D77FA">
        <w:t>assigned story points of</w:t>
      </w:r>
      <w:r>
        <w:t xml:space="preserve"> 1, 3, 5, 8,</w:t>
      </w:r>
      <w:r w:rsidR="000D77FA">
        <w:t xml:space="preserve"> or </w:t>
      </w:r>
      <w:r>
        <w:t>13</w:t>
      </w:r>
      <w:r w:rsidR="000D77FA">
        <w:t xml:space="preserve"> ranked from lowest to highest in terms of relative complexity</w:t>
      </w:r>
      <w:r>
        <w:t>.</w:t>
      </w:r>
      <w:r w:rsidR="000D77FA">
        <w:t xml:space="preserve">  As each sprint is carried out, progress is tracked by the number of user stories and story points completed.  This provides a rolling metric which quickly shows business owners, managers, and team members the progress of the project in terms of work completed and work</w:t>
      </w:r>
      <w:r w:rsidR="00314C24">
        <w:t xml:space="preserve"> that is still</w:t>
      </w:r>
      <w:r w:rsidR="000D77FA">
        <w:t xml:space="preserve"> outstanding.       </w:t>
      </w:r>
    </w:p>
    <w:p w14:paraId="55C90E42" w14:textId="77777777" w:rsidR="00D444BD" w:rsidRDefault="00D444BD" w:rsidP="00D444BD">
      <w:pPr>
        <w:pStyle w:val="Heading2"/>
        <w:tabs>
          <w:tab w:val="clear" w:pos="900"/>
          <w:tab w:val="left" w:pos="720"/>
        </w:tabs>
        <w:ind w:left="720" w:hanging="720"/>
      </w:pPr>
      <w:bookmarkStart w:id="763" w:name="_Toc256079251"/>
      <w:bookmarkStart w:id="764" w:name="_Toc287519543"/>
      <w:bookmarkStart w:id="765" w:name="_Toc328719383"/>
      <w:bookmarkStart w:id="766" w:name="_Toc389575437"/>
      <w:bookmarkStart w:id="767" w:name="_Toc496710867"/>
      <w:r>
        <w:t>Required Technical Documents</w:t>
      </w:r>
      <w:bookmarkEnd w:id="763"/>
      <w:bookmarkEnd w:id="764"/>
      <w:bookmarkEnd w:id="765"/>
      <w:bookmarkEnd w:id="766"/>
      <w:bookmarkEnd w:id="767"/>
    </w:p>
    <w:p w14:paraId="1D34D744" w14:textId="3E4D1A0B" w:rsidR="00D444BD" w:rsidRPr="00D446AF" w:rsidRDefault="00D444BD" w:rsidP="00D444BD">
      <w:pPr>
        <w:pStyle w:val="BodyText"/>
      </w:pPr>
      <w:r w:rsidRPr="00D446AF">
        <w:t xml:space="preserve">There is no change from existing </w:t>
      </w:r>
      <w:r w:rsidR="00A20783">
        <w:t>DVP</w:t>
      </w:r>
      <w:r>
        <w:t xml:space="preserve"> </w:t>
      </w:r>
      <w:r w:rsidRPr="00D446AF">
        <w:t>technical documents.</w:t>
      </w:r>
      <w:bookmarkEnd w:id="30"/>
    </w:p>
    <w:p w14:paraId="0F3304A7" w14:textId="77777777" w:rsidR="00D444BD" w:rsidRPr="007558DF" w:rsidRDefault="00D444BD" w:rsidP="00D444BD">
      <w:pPr>
        <w:pStyle w:val="BodyText"/>
      </w:pPr>
      <w:r>
        <w:br w:type="page"/>
      </w:r>
    </w:p>
    <w:p w14:paraId="33462FF1" w14:textId="77777777" w:rsidR="00D444BD" w:rsidRDefault="00D444BD" w:rsidP="00D444BD">
      <w:pPr>
        <w:pStyle w:val="Heading1"/>
        <w:ind w:left="630" w:hanging="630"/>
      </w:pPr>
      <w:bookmarkStart w:id="768" w:name="_Toc236195839"/>
      <w:bookmarkStart w:id="769" w:name="_Toc301374322"/>
      <w:bookmarkStart w:id="770" w:name="_Toc328719384"/>
      <w:bookmarkStart w:id="771" w:name="_Toc389575438"/>
      <w:bookmarkStart w:id="772" w:name="_Toc496710868"/>
      <w:r>
        <w:lastRenderedPageBreak/>
        <w:t>Approval Signatures</w:t>
      </w:r>
      <w:bookmarkEnd w:id="768"/>
      <w:bookmarkEnd w:id="769"/>
      <w:bookmarkEnd w:id="770"/>
      <w:bookmarkEnd w:id="771"/>
      <w:bookmarkEnd w:id="772"/>
    </w:p>
    <w:p w14:paraId="26AA1003" w14:textId="77777777" w:rsidR="00D444BD" w:rsidRPr="00D446AF" w:rsidRDefault="00D444BD" w:rsidP="00D444BD">
      <w:pPr>
        <w:pStyle w:val="BodyText"/>
      </w:pPr>
    </w:p>
    <w:p w14:paraId="6535064C" w14:textId="77777777" w:rsidR="00D444BD" w:rsidRDefault="00D444BD" w:rsidP="00D444BD">
      <w:pPr>
        <w:pStyle w:val="BodyText"/>
      </w:pPr>
      <w:r>
        <w:t xml:space="preserve">REVIEW DATE: </w:t>
      </w:r>
      <w:r w:rsidRPr="00B14C5B">
        <w:rPr>
          <w:rStyle w:val="InstructionalText1Char"/>
        </w:rPr>
        <w:t>&lt;date&gt;</w:t>
      </w:r>
    </w:p>
    <w:p w14:paraId="3E3F8F31" w14:textId="77777777" w:rsidR="00D444BD" w:rsidRDefault="00D444BD" w:rsidP="00D444BD">
      <w:pPr>
        <w:pStyle w:val="BodyText"/>
      </w:pPr>
      <w:r>
        <w:t xml:space="preserve">SCRIBE: </w:t>
      </w:r>
      <w:r w:rsidRPr="00B14C5B">
        <w:rPr>
          <w:rStyle w:val="InstructionalText1Char"/>
        </w:rPr>
        <w:t>&lt;name&gt;</w:t>
      </w:r>
    </w:p>
    <w:p w14:paraId="27650EC3" w14:textId="77777777" w:rsidR="00D444BD" w:rsidRDefault="00D444BD" w:rsidP="00D444BD">
      <w:pPr>
        <w:pStyle w:val="BodyText"/>
      </w:pPr>
    </w:p>
    <w:p w14:paraId="0B4DFF5E" w14:textId="58F2E682" w:rsidR="00D444BD" w:rsidRPr="00A16A58" w:rsidRDefault="00D444BD" w:rsidP="0086308C">
      <w:pPr>
        <w:pStyle w:val="BodyText"/>
        <w:rPr>
          <w:b/>
        </w:rPr>
      </w:pPr>
      <w:r>
        <w:t xml:space="preserve">Signed: </w:t>
      </w:r>
    </w:p>
    <w:p w14:paraId="4A4A64AF" w14:textId="77777777" w:rsidR="00D444BD" w:rsidRPr="00D446AF" w:rsidRDefault="00D444BD" w:rsidP="00D444BD">
      <w:pPr>
        <w:pStyle w:val="BodyText"/>
      </w:pPr>
    </w:p>
    <w:p w14:paraId="55B96537" w14:textId="77777777" w:rsidR="005B241E" w:rsidRPr="00EA0CB8" w:rsidRDefault="005B241E" w:rsidP="005B241E">
      <w:pPr>
        <w:pStyle w:val="BodyText"/>
      </w:pPr>
      <w:r w:rsidRPr="00EA0CB8">
        <w:t xml:space="preserve">______________________________________________________________________________ </w:t>
      </w:r>
    </w:p>
    <w:p w14:paraId="446CE0B9" w14:textId="7BA96403" w:rsidR="005B241E" w:rsidRPr="00EA0CB8" w:rsidRDefault="00D64921" w:rsidP="005B241E">
      <w:pPr>
        <w:pStyle w:val="BodyText"/>
        <w:tabs>
          <w:tab w:val="left" w:pos="7920"/>
        </w:tabs>
      </w:pPr>
      <w:r>
        <w:rPr>
          <w:szCs w:val="22"/>
        </w:rPr>
        <w:t>Tim Robinson</w:t>
      </w:r>
      <w:r w:rsidR="00322A14" w:rsidRPr="00EA0CB8">
        <w:rPr>
          <w:szCs w:val="22"/>
        </w:rPr>
        <w:t xml:space="preserve">, </w:t>
      </w:r>
      <w:r>
        <w:rPr>
          <w:szCs w:val="22"/>
        </w:rPr>
        <w:t xml:space="preserve">DVP </w:t>
      </w:r>
      <w:r>
        <w:rPr>
          <w:szCs w:val="24"/>
        </w:rPr>
        <w:t>Project Manager</w:t>
      </w:r>
      <w:r w:rsidR="005B241E" w:rsidRPr="00EA0CB8">
        <w:tab/>
        <w:t>Date</w:t>
      </w:r>
    </w:p>
    <w:p w14:paraId="23056C80" w14:textId="77777777" w:rsidR="00D444BD" w:rsidRDefault="00D444BD" w:rsidP="00D444BD">
      <w:pPr>
        <w:pStyle w:val="BodyText"/>
      </w:pPr>
    </w:p>
    <w:p w14:paraId="7CF0C41E" w14:textId="77777777" w:rsidR="00DA3674" w:rsidRPr="00EA0CB8" w:rsidRDefault="00DA3674" w:rsidP="00D444BD">
      <w:pPr>
        <w:pStyle w:val="BodyText"/>
      </w:pPr>
    </w:p>
    <w:p w14:paraId="22203A60" w14:textId="77777777" w:rsidR="00D444BD" w:rsidRPr="00EA0CB8" w:rsidRDefault="00D444BD" w:rsidP="00D444BD">
      <w:pPr>
        <w:pStyle w:val="BodyText"/>
      </w:pPr>
      <w:r w:rsidRPr="00EA0CB8">
        <w:t xml:space="preserve">______________________________________________________________________________ </w:t>
      </w:r>
    </w:p>
    <w:p w14:paraId="496C407A" w14:textId="77777777" w:rsidR="00D444BD" w:rsidRPr="00EA0CB8" w:rsidRDefault="00D444BD" w:rsidP="00D444BD">
      <w:pPr>
        <w:pStyle w:val="BodyText"/>
        <w:tabs>
          <w:tab w:val="left" w:pos="7920"/>
        </w:tabs>
      </w:pPr>
      <w:r w:rsidRPr="00EA0CB8">
        <w:rPr>
          <w:szCs w:val="22"/>
        </w:rPr>
        <w:t>Danny Reed</w:t>
      </w:r>
      <w:r w:rsidRPr="00EA0CB8">
        <w:t>, Enterprise Architecture, IdS</w:t>
      </w:r>
      <w:r w:rsidRPr="00EA0CB8">
        <w:tab/>
        <w:t>Date</w:t>
      </w:r>
    </w:p>
    <w:p w14:paraId="58F26CB9" w14:textId="77777777" w:rsidR="00D444BD" w:rsidRDefault="00D444BD" w:rsidP="00D444BD">
      <w:pPr>
        <w:pStyle w:val="BodyText"/>
      </w:pPr>
    </w:p>
    <w:p w14:paraId="3BA09AE6" w14:textId="77777777" w:rsidR="00DA3674" w:rsidRPr="00EA0CB8" w:rsidRDefault="00DA3674" w:rsidP="00D444BD">
      <w:pPr>
        <w:pStyle w:val="BodyText"/>
      </w:pPr>
    </w:p>
    <w:p w14:paraId="64FB36A6" w14:textId="7981F7F8" w:rsidR="00D444BD" w:rsidRPr="00EA0CB8" w:rsidRDefault="00D444BD" w:rsidP="00D444BD">
      <w:pPr>
        <w:pStyle w:val="BodyText"/>
      </w:pPr>
      <w:r w:rsidRPr="00EA0CB8">
        <w:t xml:space="preserve">_____________________________________________________________________________ </w:t>
      </w:r>
    </w:p>
    <w:p w14:paraId="146C5AFE" w14:textId="77777777" w:rsidR="00D444BD" w:rsidRPr="00EA0CB8" w:rsidRDefault="00D444BD" w:rsidP="00D444BD">
      <w:pPr>
        <w:pStyle w:val="BodyText"/>
        <w:tabs>
          <w:tab w:val="left" w:pos="7920"/>
        </w:tabs>
      </w:pPr>
      <w:r w:rsidRPr="00EA0CB8">
        <w:rPr>
          <w:szCs w:val="22"/>
        </w:rPr>
        <w:t>Jeff Podolec</w:t>
      </w:r>
      <w:r w:rsidRPr="00EA0CB8">
        <w:t>, IAM Program Manager</w:t>
      </w:r>
      <w:r w:rsidRPr="00EA0CB8">
        <w:tab/>
        <w:t>Date</w:t>
      </w:r>
    </w:p>
    <w:p w14:paraId="1BEB9034" w14:textId="77777777" w:rsidR="00D444BD" w:rsidRDefault="00D444BD" w:rsidP="00D444BD">
      <w:pPr>
        <w:pStyle w:val="BodyText"/>
      </w:pPr>
    </w:p>
    <w:p w14:paraId="1B6347E4" w14:textId="77777777" w:rsidR="00DA3674" w:rsidRPr="00EA0CB8" w:rsidRDefault="00DA3674" w:rsidP="00D444BD">
      <w:pPr>
        <w:pStyle w:val="BodyText"/>
      </w:pPr>
    </w:p>
    <w:p w14:paraId="40FAC407" w14:textId="77777777" w:rsidR="00D444BD" w:rsidRPr="00EA0CB8" w:rsidRDefault="00D444BD" w:rsidP="00D444BD">
      <w:pPr>
        <w:pStyle w:val="BodyText"/>
      </w:pPr>
      <w:r w:rsidRPr="00EA0CB8">
        <w:t xml:space="preserve">______________________________________________________________________________ </w:t>
      </w:r>
    </w:p>
    <w:p w14:paraId="6F3F1FED" w14:textId="77777777" w:rsidR="00D444BD" w:rsidRPr="00EA0CB8" w:rsidRDefault="00D444BD" w:rsidP="00D444BD">
      <w:pPr>
        <w:pStyle w:val="BodyText"/>
        <w:tabs>
          <w:tab w:val="left" w:pos="7920"/>
        </w:tabs>
      </w:pPr>
      <w:r w:rsidRPr="00EA0CB8">
        <w:rPr>
          <w:szCs w:val="22"/>
        </w:rPr>
        <w:t>Mike Mims</w:t>
      </w:r>
      <w:r w:rsidRPr="00EA0CB8">
        <w:t>, Integrated Product Team (IPT) Chair</w:t>
      </w:r>
      <w:r w:rsidRPr="00EA0CB8">
        <w:tab/>
        <w:t>Date</w:t>
      </w:r>
    </w:p>
    <w:p w14:paraId="63B8A9B4" w14:textId="77777777" w:rsidR="004F3010" w:rsidRDefault="004F3010"/>
    <w:sectPr w:rsidR="004F3010" w:rsidSect="00D261D1">
      <w:footerReference w:type="default" r:id="rId23"/>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6" w:author="Parcel, Andrew L. (Liberty IT Solutions)" w:date="2020-11-24T19:47:00Z" w:initials="PAL(IS">
    <w:p w14:paraId="2CD6A7CB" w14:textId="63C50C57" w:rsidR="000A6074" w:rsidRDefault="000A6074">
      <w:pPr>
        <w:pStyle w:val="CommentText"/>
      </w:pPr>
      <w:r>
        <w:rPr>
          <w:rStyle w:val="CommentReference"/>
        </w:rPr>
        <w:annotationRef/>
      </w:r>
      <w:r>
        <w:t>Is this still accurate?</w:t>
      </w:r>
    </w:p>
    <w:bookmarkStart w:id="597" w:name="_GoBack"/>
    <w:bookmarkEnd w:id="597"/>
  </w:comment>
  <w:comment w:id="755" w:author="Parcel, Andrew L. (Liberty IT Solutions)" w:date="2020-11-24T19:45:00Z" w:initials="PAL(IS">
    <w:p w14:paraId="5BAD0BD8" w14:textId="12D00AFF" w:rsidR="00C16E9B" w:rsidRDefault="00C16E9B">
      <w:pPr>
        <w:pStyle w:val="CommentText"/>
      </w:pPr>
      <w:bookmarkStart w:id="756" w:name="_GoBack"/>
      <w:bookmarkEnd w:id="756"/>
      <w:r>
        <w:rPr>
          <w:rStyle w:val="CommentReference"/>
        </w:rPr>
        <w:annotationRef/>
      </w:r>
      <w:r>
        <w:t xml:space="preserve">This is a dead link.  If this is supposed to be DVP’s repository (vs. DVP configuration on the MPI side), the following is the correct repository for this integration: </w:t>
      </w:r>
      <w:hyperlink r:id="rId1" w:history="1">
        <w:r w:rsidRPr="004E5973">
          <w:rPr>
            <w:rStyle w:val="Hyperlink"/>
          </w:rPr>
          <w:t>https://github.com/department-of-veterans-affairs/lighthouse-vistalink</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D6A7CB" w15:done="0"/>
  <w15:commentEx w15:paraId="5BAD0B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165D" w16cex:dateUtc="2020-11-23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D6A7CB" w16cid:durableId="2367E1D8"/>
  <w16cid:commentId w16cid:paraId="5BAD0BD8" w16cid:durableId="2367E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475A2" w14:textId="77777777" w:rsidR="00D550BA" w:rsidRDefault="00D550BA">
      <w:r>
        <w:separator/>
      </w:r>
    </w:p>
  </w:endnote>
  <w:endnote w:type="continuationSeparator" w:id="0">
    <w:p w14:paraId="5DBF3030" w14:textId="77777777" w:rsidR="00D550BA" w:rsidRDefault="00D55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 Helvetica Condensed">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644BB" w14:textId="77777777" w:rsidR="0035567E" w:rsidRDefault="0035567E" w:rsidP="00D261D1">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7F478096" w14:textId="77777777" w:rsidR="0035567E" w:rsidRPr="009629BC" w:rsidRDefault="0035567E" w:rsidP="00D261D1">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0F29B" w14:textId="53512D0D" w:rsidR="0035567E" w:rsidRPr="00B14C5B" w:rsidRDefault="0035567E" w:rsidP="00D261D1">
    <w:pPr>
      <w:pStyle w:val="Footer"/>
    </w:pPr>
    <w:r>
      <w:t>DVP Integration with MVI</w:t>
    </w:r>
  </w:p>
  <w:p w14:paraId="08582D6E" w14:textId="5CDC9DDE" w:rsidR="0035567E" w:rsidRPr="00A16A58" w:rsidRDefault="0035567E" w:rsidP="00D261D1">
    <w:pPr>
      <w:pStyle w:val="Footer"/>
      <w:jc w:val="center"/>
      <w:rPr>
        <w:rStyle w:val="PageNumber"/>
      </w:rPr>
    </w:pPr>
    <w:r>
      <w:t xml:space="preserve">integration System Design </w:t>
    </w:r>
    <w:r w:rsidRPr="00720AC0">
      <w:t>Document</w:t>
    </w:r>
    <w:r>
      <w:tab/>
    </w:r>
    <w:r>
      <w:rPr>
        <w:rStyle w:val="PageNumber"/>
      </w:rPr>
      <w:fldChar w:fldCharType="begin"/>
    </w:r>
    <w:r>
      <w:rPr>
        <w:rStyle w:val="PageNumber"/>
      </w:rPr>
      <w:instrText xml:space="preserve"> PAGE </w:instrText>
    </w:r>
    <w:r>
      <w:rPr>
        <w:rStyle w:val="PageNumber"/>
      </w:rPr>
      <w:fldChar w:fldCharType="separate"/>
    </w:r>
    <w:r w:rsidR="00B75DE2">
      <w:rPr>
        <w:rStyle w:val="PageNumber"/>
        <w:noProof/>
      </w:rPr>
      <w:t>i</w:t>
    </w:r>
    <w:r>
      <w:rPr>
        <w:rStyle w:val="PageNumber"/>
      </w:rPr>
      <w:fldChar w:fldCharType="end"/>
    </w:r>
    <w:r>
      <w:rPr>
        <w:rStyle w:val="PageNumber"/>
      </w:rPr>
      <w:tab/>
    </w:r>
    <w:del w:id="20" w:author="Andrew Parcel" w:date="2020-11-23T10:22:00Z">
      <w:r w:rsidDel="00CB4972">
        <w:rPr>
          <w:rStyle w:val="PageNumber"/>
        </w:rPr>
        <w:delText xml:space="preserve">October </w:delText>
      </w:r>
    </w:del>
    <w:ins w:id="21" w:author="Andrew Parcel" w:date="2020-11-23T10:22:00Z">
      <w:r w:rsidR="00CB4972">
        <w:rPr>
          <w:rStyle w:val="PageNumber"/>
        </w:rPr>
        <w:t>November 2020</w:t>
      </w:r>
    </w:ins>
    <w:del w:id="22" w:author="Andrew Parcel" w:date="2020-11-23T10:22:00Z">
      <w:r w:rsidDel="00CB4972">
        <w:rPr>
          <w:rStyle w:val="PageNumber"/>
        </w:rPr>
        <w:delText>20</w:delText>
      </w:r>
    </w:del>
    <w:del w:id="23" w:author="Andrew Parcel" w:date="2020-11-23T10:23:00Z">
      <w:r w:rsidDel="00CB4972">
        <w:rPr>
          <w:rStyle w:val="PageNumber"/>
        </w:rPr>
        <w:delText>17</w:delText>
      </w:r>
    </w:del>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BE777" w14:textId="0EDF4A0E" w:rsidR="0035567E" w:rsidRPr="00B14C5B" w:rsidRDefault="0035567E" w:rsidP="00C512BA">
    <w:r>
      <w:rPr>
        <w:sz w:val="20"/>
      </w:rPr>
      <w:t xml:space="preserve">DVP </w:t>
    </w:r>
    <w:r>
      <w:t>Integration with MVI</w:t>
    </w:r>
  </w:p>
  <w:p w14:paraId="7D6B6611" w14:textId="0800C7E0" w:rsidR="0035567E" w:rsidRDefault="0035567E" w:rsidP="00D261D1">
    <w:pPr>
      <w:pStyle w:val="Footer"/>
      <w:jc w:val="center"/>
    </w:pPr>
    <w:r>
      <w:t xml:space="preserve">Integration System Design </w:t>
    </w:r>
    <w:r w:rsidRPr="00720AC0">
      <w:t>Document</w:t>
    </w:r>
    <w:r>
      <w:tab/>
    </w:r>
    <w:r>
      <w:rPr>
        <w:rStyle w:val="PageNumber"/>
      </w:rPr>
      <w:fldChar w:fldCharType="begin"/>
    </w:r>
    <w:r>
      <w:rPr>
        <w:rStyle w:val="PageNumber"/>
      </w:rPr>
      <w:instrText xml:space="preserve"> PAGE </w:instrText>
    </w:r>
    <w:r>
      <w:rPr>
        <w:rStyle w:val="PageNumber"/>
      </w:rPr>
      <w:fldChar w:fldCharType="separate"/>
    </w:r>
    <w:r w:rsidR="00B75DE2">
      <w:rPr>
        <w:rStyle w:val="PageNumber"/>
        <w:noProof/>
      </w:rPr>
      <w:t>1</w:t>
    </w:r>
    <w:r>
      <w:rPr>
        <w:rStyle w:val="PageNumber"/>
      </w:rPr>
      <w:fldChar w:fldCharType="end"/>
    </w:r>
    <w:r>
      <w:rPr>
        <w:rStyle w:val="PageNumber"/>
      </w:rPr>
      <w:tab/>
    </w:r>
    <w:del w:id="773" w:author="Andrew Parcel" w:date="2020-11-23T11:02:00Z">
      <w:r w:rsidDel="00D14917">
        <w:rPr>
          <w:rStyle w:val="PageNumber"/>
        </w:rPr>
        <w:delText xml:space="preserve">October </w:delText>
      </w:r>
    </w:del>
    <w:ins w:id="774" w:author="Andrew Parcel" w:date="2020-11-23T11:02:00Z">
      <w:r w:rsidR="00D14917">
        <w:rPr>
          <w:rStyle w:val="PageNumber"/>
        </w:rPr>
        <w:t>November 2020</w:t>
      </w:r>
    </w:ins>
    <w:del w:id="775" w:author="Andrew Parcel" w:date="2020-11-23T11:02:00Z">
      <w:r w:rsidDel="00D14917">
        <w:rPr>
          <w:rStyle w:val="PageNumber"/>
        </w:rPr>
        <w:delText>2017</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577BA" w14:textId="77777777" w:rsidR="00D550BA" w:rsidRDefault="00D550BA">
      <w:r>
        <w:separator/>
      </w:r>
    </w:p>
  </w:footnote>
  <w:footnote w:type="continuationSeparator" w:id="0">
    <w:p w14:paraId="012668B6" w14:textId="77777777" w:rsidR="00D550BA" w:rsidRDefault="00D550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D37"/>
    <w:multiLevelType w:val="hybridMultilevel"/>
    <w:tmpl w:val="4830D18C"/>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0C63D19"/>
    <w:multiLevelType w:val="hybridMultilevel"/>
    <w:tmpl w:val="2F7028C0"/>
    <w:lvl w:ilvl="0" w:tplc="266EC656">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A34BA"/>
    <w:multiLevelType w:val="hybridMultilevel"/>
    <w:tmpl w:val="24CAD61E"/>
    <w:lvl w:ilvl="0" w:tplc="04090001">
      <w:start w:val="1"/>
      <w:numFmt w:val="bullet"/>
      <w:lvlText w:val=""/>
      <w:lvlJc w:val="left"/>
      <w:pPr>
        <w:tabs>
          <w:tab w:val="num" w:pos="2376"/>
        </w:tabs>
        <w:ind w:left="2376" w:hanging="360"/>
      </w:pPr>
      <w:rPr>
        <w:rFonts w:ascii="Symbol" w:hAnsi="Symbol" w:hint="default"/>
      </w:rPr>
    </w:lvl>
    <w:lvl w:ilvl="1" w:tplc="D26E7B7A">
      <w:start w:val="1"/>
      <w:numFmt w:val="bullet"/>
      <w:lvlText w:val="o"/>
      <w:lvlJc w:val="left"/>
      <w:pPr>
        <w:tabs>
          <w:tab w:val="num" w:pos="1440"/>
        </w:tabs>
        <w:ind w:left="1440" w:hanging="360"/>
      </w:pPr>
      <w:rPr>
        <w:rFonts w:ascii="Courier New" w:hAnsi="Courier New" w:cs="Courier New" w:hint="default"/>
      </w:rPr>
    </w:lvl>
    <w:lvl w:ilvl="2" w:tplc="793EC438" w:tentative="1">
      <w:start w:val="1"/>
      <w:numFmt w:val="bullet"/>
      <w:lvlText w:val=""/>
      <w:lvlJc w:val="left"/>
      <w:pPr>
        <w:tabs>
          <w:tab w:val="num" w:pos="2160"/>
        </w:tabs>
        <w:ind w:left="2160" w:hanging="360"/>
      </w:pPr>
      <w:rPr>
        <w:rFonts w:ascii="Wingdings" w:hAnsi="Wingdings" w:hint="default"/>
      </w:rPr>
    </w:lvl>
    <w:lvl w:ilvl="3" w:tplc="46243204" w:tentative="1">
      <w:start w:val="1"/>
      <w:numFmt w:val="bullet"/>
      <w:lvlText w:val=""/>
      <w:lvlJc w:val="left"/>
      <w:pPr>
        <w:tabs>
          <w:tab w:val="num" w:pos="2880"/>
        </w:tabs>
        <w:ind w:left="2880" w:hanging="360"/>
      </w:pPr>
      <w:rPr>
        <w:rFonts w:ascii="Symbol" w:hAnsi="Symbol" w:hint="default"/>
      </w:rPr>
    </w:lvl>
    <w:lvl w:ilvl="4" w:tplc="43F6B9FA" w:tentative="1">
      <w:start w:val="1"/>
      <w:numFmt w:val="bullet"/>
      <w:lvlText w:val="o"/>
      <w:lvlJc w:val="left"/>
      <w:pPr>
        <w:tabs>
          <w:tab w:val="num" w:pos="3600"/>
        </w:tabs>
        <w:ind w:left="3600" w:hanging="360"/>
      </w:pPr>
      <w:rPr>
        <w:rFonts w:ascii="Courier New" w:hAnsi="Courier New" w:cs="Courier New" w:hint="default"/>
      </w:rPr>
    </w:lvl>
    <w:lvl w:ilvl="5" w:tplc="50C2BB8C" w:tentative="1">
      <w:start w:val="1"/>
      <w:numFmt w:val="bullet"/>
      <w:lvlText w:val=""/>
      <w:lvlJc w:val="left"/>
      <w:pPr>
        <w:tabs>
          <w:tab w:val="num" w:pos="4320"/>
        </w:tabs>
        <w:ind w:left="4320" w:hanging="360"/>
      </w:pPr>
      <w:rPr>
        <w:rFonts w:ascii="Wingdings" w:hAnsi="Wingdings" w:hint="default"/>
      </w:rPr>
    </w:lvl>
    <w:lvl w:ilvl="6" w:tplc="8E80280E" w:tentative="1">
      <w:start w:val="1"/>
      <w:numFmt w:val="bullet"/>
      <w:lvlText w:val=""/>
      <w:lvlJc w:val="left"/>
      <w:pPr>
        <w:tabs>
          <w:tab w:val="num" w:pos="5040"/>
        </w:tabs>
        <w:ind w:left="5040" w:hanging="360"/>
      </w:pPr>
      <w:rPr>
        <w:rFonts w:ascii="Symbol" w:hAnsi="Symbol" w:hint="default"/>
      </w:rPr>
    </w:lvl>
    <w:lvl w:ilvl="7" w:tplc="22928094" w:tentative="1">
      <w:start w:val="1"/>
      <w:numFmt w:val="bullet"/>
      <w:lvlText w:val="o"/>
      <w:lvlJc w:val="left"/>
      <w:pPr>
        <w:tabs>
          <w:tab w:val="num" w:pos="5760"/>
        </w:tabs>
        <w:ind w:left="5760" w:hanging="360"/>
      </w:pPr>
      <w:rPr>
        <w:rFonts w:ascii="Courier New" w:hAnsi="Courier New" w:cs="Courier New" w:hint="default"/>
      </w:rPr>
    </w:lvl>
    <w:lvl w:ilvl="8" w:tplc="4E404BD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E56A78"/>
    <w:multiLevelType w:val="hybridMultilevel"/>
    <w:tmpl w:val="A1FE14A4"/>
    <w:lvl w:ilvl="0" w:tplc="56A8D45E">
      <w:start w:val="1"/>
      <w:numFmt w:val="bullet"/>
      <w:lvlText w:val=""/>
      <w:lvlJc w:val="left"/>
      <w:pPr>
        <w:ind w:left="940" w:hanging="360"/>
      </w:pPr>
      <w:rPr>
        <w:rFonts w:ascii="Symbol" w:eastAsia="Symbol" w:hAnsi="Symbol" w:cs="Symbol" w:hint="default"/>
        <w:w w:val="100"/>
        <w:sz w:val="22"/>
        <w:szCs w:val="22"/>
      </w:rPr>
    </w:lvl>
    <w:lvl w:ilvl="1" w:tplc="A1CC8E2C">
      <w:start w:val="1"/>
      <w:numFmt w:val="bullet"/>
      <w:lvlText w:val="•"/>
      <w:lvlJc w:val="left"/>
      <w:pPr>
        <w:ind w:left="1826" w:hanging="360"/>
      </w:pPr>
      <w:rPr>
        <w:rFonts w:hint="default"/>
      </w:rPr>
    </w:lvl>
    <w:lvl w:ilvl="2" w:tplc="A9B292B0">
      <w:start w:val="1"/>
      <w:numFmt w:val="bullet"/>
      <w:lvlText w:val="•"/>
      <w:lvlJc w:val="left"/>
      <w:pPr>
        <w:ind w:left="2712" w:hanging="360"/>
      </w:pPr>
      <w:rPr>
        <w:rFonts w:hint="default"/>
      </w:rPr>
    </w:lvl>
    <w:lvl w:ilvl="3" w:tplc="E7B23D72">
      <w:start w:val="1"/>
      <w:numFmt w:val="bullet"/>
      <w:lvlText w:val="•"/>
      <w:lvlJc w:val="left"/>
      <w:pPr>
        <w:ind w:left="3598" w:hanging="360"/>
      </w:pPr>
      <w:rPr>
        <w:rFonts w:hint="default"/>
      </w:rPr>
    </w:lvl>
    <w:lvl w:ilvl="4" w:tplc="A61CFAE2">
      <w:start w:val="1"/>
      <w:numFmt w:val="bullet"/>
      <w:lvlText w:val="•"/>
      <w:lvlJc w:val="left"/>
      <w:pPr>
        <w:ind w:left="4484" w:hanging="360"/>
      </w:pPr>
      <w:rPr>
        <w:rFonts w:hint="default"/>
      </w:rPr>
    </w:lvl>
    <w:lvl w:ilvl="5" w:tplc="55867BC6">
      <w:start w:val="1"/>
      <w:numFmt w:val="bullet"/>
      <w:lvlText w:val="•"/>
      <w:lvlJc w:val="left"/>
      <w:pPr>
        <w:ind w:left="5370" w:hanging="360"/>
      </w:pPr>
      <w:rPr>
        <w:rFonts w:hint="default"/>
      </w:rPr>
    </w:lvl>
    <w:lvl w:ilvl="6" w:tplc="D2BAA62A">
      <w:start w:val="1"/>
      <w:numFmt w:val="bullet"/>
      <w:lvlText w:val="•"/>
      <w:lvlJc w:val="left"/>
      <w:pPr>
        <w:ind w:left="6256" w:hanging="360"/>
      </w:pPr>
      <w:rPr>
        <w:rFonts w:hint="default"/>
      </w:rPr>
    </w:lvl>
    <w:lvl w:ilvl="7" w:tplc="1CA6532A">
      <w:start w:val="1"/>
      <w:numFmt w:val="bullet"/>
      <w:lvlText w:val="•"/>
      <w:lvlJc w:val="left"/>
      <w:pPr>
        <w:ind w:left="7142" w:hanging="360"/>
      </w:pPr>
      <w:rPr>
        <w:rFonts w:hint="default"/>
      </w:rPr>
    </w:lvl>
    <w:lvl w:ilvl="8" w:tplc="D58E3204">
      <w:start w:val="1"/>
      <w:numFmt w:val="bullet"/>
      <w:lvlText w:val="•"/>
      <w:lvlJc w:val="left"/>
      <w:pPr>
        <w:ind w:left="8028" w:hanging="360"/>
      </w:pPr>
      <w:rPr>
        <w:rFonts w:hint="default"/>
      </w:rPr>
    </w:lvl>
  </w:abstractNum>
  <w:abstractNum w:abstractNumId="5" w15:restartNumberingAfterBreak="0">
    <w:nsid w:val="13F552AD"/>
    <w:multiLevelType w:val="hybridMultilevel"/>
    <w:tmpl w:val="19BC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E0549"/>
    <w:multiLevelType w:val="hybridMultilevel"/>
    <w:tmpl w:val="BD02997C"/>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C55DE"/>
    <w:multiLevelType w:val="hybridMultilevel"/>
    <w:tmpl w:val="856C0422"/>
    <w:lvl w:ilvl="0" w:tplc="0A081EA8">
      <w:start w:val="1"/>
      <w:numFmt w:val="bullet"/>
      <w:pStyle w:val="Bullet1"/>
      <w:lvlText w:val=""/>
      <w:lvlJc w:val="left"/>
      <w:pPr>
        <w:ind w:left="720" w:hanging="360"/>
      </w:pPr>
      <w:rPr>
        <w:rFonts w:ascii="Symbol" w:hAnsi="Symbol" w:hint="default"/>
      </w:rPr>
    </w:lvl>
    <w:lvl w:ilvl="1" w:tplc="3B8A7CF2">
      <w:start w:val="1"/>
      <w:numFmt w:val="bullet"/>
      <w:pStyle w:val="Bullet2Continued"/>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C5BC3"/>
    <w:multiLevelType w:val="hybridMultilevel"/>
    <w:tmpl w:val="AA063A54"/>
    <w:lvl w:ilvl="0" w:tplc="CF28AA0C">
      <w:start w:val="1"/>
      <w:numFmt w:val="bullet"/>
      <w:pStyle w:val="BodyBullet3"/>
      <w:lvlText w:val=""/>
      <w:lvlJc w:val="left"/>
      <w:pPr>
        <w:tabs>
          <w:tab w:val="num" w:pos="1080"/>
        </w:tabs>
        <w:ind w:left="1080" w:hanging="360"/>
      </w:pPr>
      <w:rPr>
        <w:rFonts w:ascii="Symbol" w:hAnsi="Symbol" w:hint="default"/>
      </w:rPr>
    </w:lvl>
    <w:lvl w:ilvl="1" w:tplc="0A0253CA" w:tentative="1">
      <w:start w:val="1"/>
      <w:numFmt w:val="bullet"/>
      <w:lvlText w:val="o"/>
      <w:lvlJc w:val="left"/>
      <w:pPr>
        <w:tabs>
          <w:tab w:val="num" w:pos="1800"/>
        </w:tabs>
        <w:ind w:left="1800" w:hanging="360"/>
      </w:pPr>
      <w:rPr>
        <w:rFonts w:ascii="Courier New" w:hAnsi="Courier New" w:cs="Courier New" w:hint="default"/>
      </w:rPr>
    </w:lvl>
    <w:lvl w:ilvl="2" w:tplc="D220C52E" w:tentative="1">
      <w:start w:val="1"/>
      <w:numFmt w:val="bullet"/>
      <w:lvlText w:val=""/>
      <w:lvlJc w:val="left"/>
      <w:pPr>
        <w:tabs>
          <w:tab w:val="num" w:pos="2520"/>
        </w:tabs>
        <w:ind w:left="2520" w:hanging="360"/>
      </w:pPr>
      <w:rPr>
        <w:rFonts w:ascii="Wingdings" w:hAnsi="Wingdings" w:hint="default"/>
      </w:rPr>
    </w:lvl>
    <w:lvl w:ilvl="3" w:tplc="1628644C" w:tentative="1">
      <w:start w:val="1"/>
      <w:numFmt w:val="bullet"/>
      <w:lvlText w:val=""/>
      <w:lvlJc w:val="left"/>
      <w:pPr>
        <w:tabs>
          <w:tab w:val="num" w:pos="3240"/>
        </w:tabs>
        <w:ind w:left="3240" w:hanging="360"/>
      </w:pPr>
      <w:rPr>
        <w:rFonts w:ascii="Symbol" w:hAnsi="Symbol" w:hint="default"/>
      </w:rPr>
    </w:lvl>
    <w:lvl w:ilvl="4" w:tplc="1D746542" w:tentative="1">
      <w:start w:val="1"/>
      <w:numFmt w:val="bullet"/>
      <w:lvlText w:val="o"/>
      <w:lvlJc w:val="left"/>
      <w:pPr>
        <w:tabs>
          <w:tab w:val="num" w:pos="3960"/>
        </w:tabs>
        <w:ind w:left="3960" w:hanging="360"/>
      </w:pPr>
      <w:rPr>
        <w:rFonts w:ascii="Courier New" w:hAnsi="Courier New" w:cs="Courier New" w:hint="default"/>
      </w:rPr>
    </w:lvl>
    <w:lvl w:ilvl="5" w:tplc="FCF84A30" w:tentative="1">
      <w:start w:val="1"/>
      <w:numFmt w:val="bullet"/>
      <w:lvlText w:val=""/>
      <w:lvlJc w:val="left"/>
      <w:pPr>
        <w:tabs>
          <w:tab w:val="num" w:pos="4680"/>
        </w:tabs>
        <w:ind w:left="4680" w:hanging="360"/>
      </w:pPr>
      <w:rPr>
        <w:rFonts w:ascii="Wingdings" w:hAnsi="Wingdings" w:hint="default"/>
      </w:rPr>
    </w:lvl>
    <w:lvl w:ilvl="6" w:tplc="A316113E" w:tentative="1">
      <w:start w:val="1"/>
      <w:numFmt w:val="bullet"/>
      <w:lvlText w:val=""/>
      <w:lvlJc w:val="left"/>
      <w:pPr>
        <w:tabs>
          <w:tab w:val="num" w:pos="5400"/>
        </w:tabs>
        <w:ind w:left="5400" w:hanging="360"/>
      </w:pPr>
      <w:rPr>
        <w:rFonts w:ascii="Symbol" w:hAnsi="Symbol" w:hint="default"/>
      </w:rPr>
    </w:lvl>
    <w:lvl w:ilvl="7" w:tplc="E8D0F678" w:tentative="1">
      <w:start w:val="1"/>
      <w:numFmt w:val="bullet"/>
      <w:lvlText w:val="o"/>
      <w:lvlJc w:val="left"/>
      <w:pPr>
        <w:tabs>
          <w:tab w:val="num" w:pos="6120"/>
        </w:tabs>
        <w:ind w:left="6120" w:hanging="360"/>
      </w:pPr>
      <w:rPr>
        <w:rFonts w:ascii="Courier New" w:hAnsi="Courier New" w:cs="Courier New" w:hint="default"/>
      </w:rPr>
    </w:lvl>
    <w:lvl w:ilvl="8" w:tplc="DBFCFC9C"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DF410F"/>
    <w:multiLevelType w:val="hybridMultilevel"/>
    <w:tmpl w:val="55C0121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7348F"/>
    <w:multiLevelType w:val="hybridMultilevel"/>
    <w:tmpl w:val="30D60D38"/>
    <w:lvl w:ilvl="0" w:tplc="10D2A15E">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E97397"/>
    <w:multiLevelType w:val="hybridMultilevel"/>
    <w:tmpl w:val="61E04AAC"/>
    <w:lvl w:ilvl="0" w:tplc="6C6E3F78">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027926"/>
    <w:multiLevelType w:val="hybridMultilevel"/>
    <w:tmpl w:val="8D6CF7C0"/>
    <w:lvl w:ilvl="0" w:tplc="E384EF1C">
      <w:start w:val="1"/>
      <w:numFmt w:val="bullet"/>
      <w:pStyle w:val="BulletedList2"/>
      <w:lvlText w:val=""/>
      <w:lvlJc w:val="left"/>
      <w:pPr>
        <w:tabs>
          <w:tab w:val="num" w:pos="1494"/>
        </w:tabs>
        <w:ind w:left="1494"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58511F"/>
    <w:multiLevelType w:val="hybridMultilevel"/>
    <w:tmpl w:val="D6AC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60DE"/>
    <w:multiLevelType w:val="hybridMultilevel"/>
    <w:tmpl w:val="EA80D0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A390BF5"/>
    <w:multiLevelType w:val="hybridMultilevel"/>
    <w:tmpl w:val="BB2033F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2B732919"/>
    <w:multiLevelType w:val="hybridMultilevel"/>
    <w:tmpl w:val="97CCD13C"/>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9" w15:restartNumberingAfterBreak="0">
    <w:nsid w:val="2ECA40D9"/>
    <w:multiLevelType w:val="hybridMultilevel"/>
    <w:tmpl w:val="FFB6A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62A91"/>
    <w:multiLevelType w:val="multilevel"/>
    <w:tmpl w:val="9B36D1F0"/>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004439D"/>
    <w:multiLevelType w:val="hybridMultilevel"/>
    <w:tmpl w:val="262A91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4501A3"/>
    <w:multiLevelType w:val="hybridMultilevel"/>
    <w:tmpl w:val="40926B82"/>
    <w:lvl w:ilvl="0" w:tplc="B3A2C1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367323D6"/>
    <w:multiLevelType w:val="hybridMultilevel"/>
    <w:tmpl w:val="285A62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91B7972"/>
    <w:multiLevelType w:val="multilevel"/>
    <w:tmpl w:val="C5306F5E"/>
    <w:lvl w:ilvl="0">
      <w:start w:val="1"/>
      <w:numFmt w:val="lowerLetter"/>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3CFF4064"/>
    <w:multiLevelType w:val="hybridMultilevel"/>
    <w:tmpl w:val="E5D01972"/>
    <w:lvl w:ilvl="0" w:tplc="266EC656">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D836F3"/>
    <w:multiLevelType w:val="hybridMultilevel"/>
    <w:tmpl w:val="723CCE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09A1576"/>
    <w:multiLevelType w:val="hybridMultilevel"/>
    <w:tmpl w:val="25D84D76"/>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5627E3"/>
    <w:multiLevelType w:val="multilevel"/>
    <w:tmpl w:val="0C7C6B54"/>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31" w15:restartNumberingAfterBreak="0">
    <w:nsid w:val="48B46355"/>
    <w:multiLevelType w:val="multilevel"/>
    <w:tmpl w:val="21B21D9A"/>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3" w15:restartNumberingAfterBreak="0">
    <w:nsid w:val="4D783307"/>
    <w:multiLevelType w:val="hybridMultilevel"/>
    <w:tmpl w:val="DD0E1FA0"/>
    <w:lvl w:ilvl="0" w:tplc="673AB1F0">
      <w:start w:val="1"/>
      <w:numFmt w:val="none"/>
      <w:pStyle w:val="Question"/>
      <w:lvlText w:val="Question: "/>
      <w:lvlJc w:val="left"/>
      <w:pPr>
        <w:tabs>
          <w:tab w:val="num" w:pos="720"/>
        </w:tabs>
        <w:ind w:left="1080" w:hanging="108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40B77CC"/>
    <w:multiLevelType w:val="hybridMultilevel"/>
    <w:tmpl w:val="1CA07A28"/>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AA4622"/>
    <w:multiLevelType w:val="hybridMultilevel"/>
    <w:tmpl w:val="0408EA7C"/>
    <w:lvl w:ilvl="0" w:tplc="04090001">
      <w:start w:val="1"/>
      <w:numFmt w:val="bullet"/>
      <w:lvlText w:val=""/>
      <w:lvlJc w:val="left"/>
      <w:pPr>
        <w:ind w:left="1080" w:hanging="360"/>
      </w:pPr>
      <w:rPr>
        <w:rFonts w:ascii="Symbol" w:hAnsi="Symbol" w:hint="default"/>
        <w:color w:val="auto"/>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74E193A"/>
    <w:multiLevelType w:val="hybridMultilevel"/>
    <w:tmpl w:val="D46236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99038E8"/>
    <w:multiLevelType w:val="hybridMultilevel"/>
    <w:tmpl w:val="B7221F58"/>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1E306D"/>
    <w:multiLevelType w:val="multilevel"/>
    <w:tmpl w:val="E42C1F7E"/>
    <w:lvl w:ilvl="0">
      <w:start w:val="1"/>
      <w:numFmt w:val="upperLetter"/>
      <w:pStyle w:val="AppHeading1"/>
      <w:lvlText w:val="Appendix %1."/>
      <w:lvlJc w:val="left"/>
      <w:pPr>
        <w:tabs>
          <w:tab w:val="num" w:pos="2160"/>
        </w:tabs>
        <w:ind w:left="1872" w:hanging="1872"/>
      </w:pPr>
      <w:rPr>
        <w:rFonts w:ascii="Arial Bold" w:hAnsi="Arial Bold" w:hint="default"/>
        <w:b/>
        <w:i w:val="0"/>
        <w:color w:val="0000FF"/>
        <w:sz w:val="36"/>
      </w:rPr>
    </w:lvl>
    <w:lvl w:ilvl="1">
      <w:start w:val="1"/>
      <w:numFmt w:val="decimal"/>
      <w:pStyle w:val="AppHeading2"/>
      <w:lvlText w:val="%1.%2"/>
      <w:lvlJc w:val="left"/>
      <w:pPr>
        <w:tabs>
          <w:tab w:val="num" w:pos="720"/>
        </w:tabs>
        <w:ind w:left="720" w:hanging="720"/>
      </w:pPr>
      <w:rPr>
        <w:rFonts w:ascii="Arial Bold" w:hAnsi="Arial Bold" w:hint="default"/>
        <w:b/>
        <w:i w:val="0"/>
        <w:color w:val="0000FF"/>
        <w:sz w:val="32"/>
      </w:rPr>
    </w:lvl>
    <w:lvl w:ilvl="2">
      <w:start w:val="1"/>
      <w:numFmt w:val="decimal"/>
      <w:lvlText w:val="%1.%2.%3"/>
      <w:lvlJc w:val="left"/>
      <w:pPr>
        <w:tabs>
          <w:tab w:val="num" w:pos="1008"/>
        </w:tabs>
        <w:ind w:left="1008" w:hanging="1008"/>
      </w:pPr>
      <w:rPr>
        <w:rFonts w:ascii="Arial Bold" w:hAnsi="Arial Bold" w:hint="default"/>
        <w:b/>
        <w:i w:val="0"/>
        <w:color w:val="0000FF"/>
        <w:sz w:val="28"/>
      </w:rPr>
    </w:lvl>
    <w:lvl w:ilvl="3">
      <w:start w:val="1"/>
      <w:numFmt w:val="decimal"/>
      <w:pStyle w:val="AppHeading4"/>
      <w:lvlText w:val="%1.%2.%3.%4"/>
      <w:lvlJc w:val="left"/>
      <w:pPr>
        <w:tabs>
          <w:tab w:val="num" w:pos="1008"/>
        </w:tabs>
        <w:ind w:left="1008" w:hanging="1008"/>
      </w:pPr>
      <w:rPr>
        <w:rFonts w:ascii="Arial Bold" w:hAnsi="Arial Bold" w:hint="default"/>
        <w:b/>
        <w:i w:val="0"/>
        <w:color w:val="0000FF"/>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40" w15:restartNumberingAfterBreak="0">
    <w:nsid w:val="5E4666A1"/>
    <w:multiLevelType w:val="hybridMultilevel"/>
    <w:tmpl w:val="E196BF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8F5013"/>
    <w:multiLevelType w:val="hybridMultilevel"/>
    <w:tmpl w:val="3BD833A6"/>
    <w:lvl w:ilvl="0" w:tplc="924845D6">
      <w:start w:val="1"/>
      <w:numFmt w:val="bullet"/>
      <w:pStyle w:val="BulletedList"/>
      <w:lvlText w:val=""/>
      <w:lvlJc w:val="left"/>
      <w:pPr>
        <w:tabs>
          <w:tab w:val="num" w:pos="1134"/>
        </w:tabs>
        <w:ind w:left="1134" w:hanging="567"/>
      </w:pPr>
      <w:rPr>
        <w:rFonts w:ascii="Symbol" w:hAnsi="Symbol" w:hint="default"/>
      </w:rPr>
    </w:lvl>
    <w:lvl w:ilvl="1" w:tplc="B234E764">
      <w:start w:val="2"/>
      <w:numFmt w:val="bullet"/>
      <w:lvlText w:val="-"/>
      <w:lvlJc w:val="left"/>
      <w:pPr>
        <w:tabs>
          <w:tab w:val="num" w:pos="1440"/>
        </w:tabs>
        <w:ind w:left="1440" w:hanging="360"/>
      </w:pPr>
      <w:rPr>
        <w:rFonts w:ascii="Times New Roman" w:eastAsia="MS Mincho" w:hAnsi="Times New Roman" w:cs="Times New Roman" w:hint="default"/>
      </w:rPr>
    </w:lvl>
    <w:lvl w:ilvl="2" w:tplc="6F7E8F14" w:tentative="1">
      <w:start w:val="1"/>
      <w:numFmt w:val="bullet"/>
      <w:lvlText w:val=""/>
      <w:lvlJc w:val="left"/>
      <w:pPr>
        <w:tabs>
          <w:tab w:val="num" w:pos="2160"/>
        </w:tabs>
        <w:ind w:left="2160" w:hanging="360"/>
      </w:pPr>
      <w:rPr>
        <w:rFonts w:ascii="Wingdings" w:hAnsi="Wingdings" w:hint="default"/>
      </w:rPr>
    </w:lvl>
    <w:lvl w:ilvl="3" w:tplc="97226B56" w:tentative="1">
      <w:start w:val="1"/>
      <w:numFmt w:val="bullet"/>
      <w:lvlText w:val=""/>
      <w:lvlJc w:val="left"/>
      <w:pPr>
        <w:tabs>
          <w:tab w:val="num" w:pos="2880"/>
        </w:tabs>
        <w:ind w:left="2880" w:hanging="360"/>
      </w:pPr>
      <w:rPr>
        <w:rFonts w:ascii="Symbol" w:hAnsi="Symbol" w:hint="default"/>
      </w:rPr>
    </w:lvl>
    <w:lvl w:ilvl="4" w:tplc="25EC5302" w:tentative="1">
      <w:start w:val="1"/>
      <w:numFmt w:val="bullet"/>
      <w:lvlText w:val="o"/>
      <w:lvlJc w:val="left"/>
      <w:pPr>
        <w:tabs>
          <w:tab w:val="num" w:pos="3600"/>
        </w:tabs>
        <w:ind w:left="3600" w:hanging="360"/>
      </w:pPr>
      <w:rPr>
        <w:rFonts w:ascii="Courier New" w:hAnsi="Courier New" w:cs="Courier New" w:hint="default"/>
      </w:rPr>
    </w:lvl>
    <w:lvl w:ilvl="5" w:tplc="E51870A0" w:tentative="1">
      <w:start w:val="1"/>
      <w:numFmt w:val="bullet"/>
      <w:lvlText w:val=""/>
      <w:lvlJc w:val="left"/>
      <w:pPr>
        <w:tabs>
          <w:tab w:val="num" w:pos="4320"/>
        </w:tabs>
        <w:ind w:left="4320" w:hanging="360"/>
      </w:pPr>
      <w:rPr>
        <w:rFonts w:ascii="Wingdings" w:hAnsi="Wingdings" w:hint="default"/>
      </w:rPr>
    </w:lvl>
    <w:lvl w:ilvl="6" w:tplc="1D942D0C" w:tentative="1">
      <w:start w:val="1"/>
      <w:numFmt w:val="bullet"/>
      <w:lvlText w:val=""/>
      <w:lvlJc w:val="left"/>
      <w:pPr>
        <w:tabs>
          <w:tab w:val="num" w:pos="5040"/>
        </w:tabs>
        <w:ind w:left="5040" w:hanging="360"/>
      </w:pPr>
      <w:rPr>
        <w:rFonts w:ascii="Symbol" w:hAnsi="Symbol" w:hint="default"/>
      </w:rPr>
    </w:lvl>
    <w:lvl w:ilvl="7" w:tplc="8F7612C6" w:tentative="1">
      <w:start w:val="1"/>
      <w:numFmt w:val="bullet"/>
      <w:lvlText w:val="o"/>
      <w:lvlJc w:val="left"/>
      <w:pPr>
        <w:tabs>
          <w:tab w:val="num" w:pos="5760"/>
        </w:tabs>
        <w:ind w:left="5760" w:hanging="360"/>
      </w:pPr>
      <w:rPr>
        <w:rFonts w:ascii="Courier New" w:hAnsi="Courier New" w:cs="Courier New" w:hint="default"/>
      </w:rPr>
    </w:lvl>
    <w:lvl w:ilvl="8" w:tplc="97621C7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3" w15:restartNumberingAfterBreak="0">
    <w:nsid w:val="62837D1B"/>
    <w:multiLevelType w:val="multilevel"/>
    <w:tmpl w:val="8C1A5F9E"/>
    <w:lvl w:ilvl="0">
      <w:start w:val="1"/>
      <w:numFmt w:val="upperLetter"/>
      <w:pStyle w:val="Appendix"/>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62E10C47"/>
    <w:multiLevelType w:val="hybridMultilevel"/>
    <w:tmpl w:val="554839C6"/>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BC68E6"/>
    <w:multiLevelType w:val="hybridMultilevel"/>
    <w:tmpl w:val="06DC9FD8"/>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5B50DF"/>
    <w:multiLevelType w:val="multilevel"/>
    <w:tmpl w:val="DD4A03A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7" w15:restartNumberingAfterBreak="0">
    <w:nsid w:val="69397093"/>
    <w:multiLevelType w:val="hybridMultilevel"/>
    <w:tmpl w:val="FC4A5870"/>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55257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0"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1" w15:restartNumberingAfterBreak="0">
    <w:nsid w:val="71940C9E"/>
    <w:multiLevelType w:val="hybridMultilevel"/>
    <w:tmpl w:val="618E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53" w15:restartNumberingAfterBreak="0">
    <w:nsid w:val="779433BF"/>
    <w:multiLevelType w:val="hybridMultilevel"/>
    <w:tmpl w:val="8E8C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E139B6"/>
    <w:multiLevelType w:val="hybridMultilevel"/>
    <w:tmpl w:val="6E96E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8A1777"/>
    <w:multiLevelType w:val="hybridMultilevel"/>
    <w:tmpl w:val="E56E28B8"/>
    <w:lvl w:ilvl="0" w:tplc="266EC656">
      <w:start w:val="1"/>
      <w:numFmt w:val="bullet"/>
      <w:lvlText w:val=""/>
      <w:lvlJc w:val="left"/>
      <w:pPr>
        <w:ind w:left="1080" w:hanging="360"/>
      </w:pPr>
      <w:rPr>
        <w:rFonts w:ascii="Symbol" w:hAnsi="Symbol" w:hint="default"/>
        <w:color w:val="auto"/>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AF71AA4"/>
    <w:multiLevelType w:val="hybridMultilevel"/>
    <w:tmpl w:val="8416E6C2"/>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842BE7"/>
    <w:multiLevelType w:val="hybridMultilevel"/>
    <w:tmpl w:val="61E03654"/>
    <w:lvl w:ilvl="0" w:tplc="9C365D24">
      <w:start w:val="1"/>
      <w:numFmt w:val="bullet"/>
      <w:lvlText w:val=""/>
      <w:lvlJc w:val="left"/>
      <w:pPr>
        <w:ind w:left="1080" w:hanging="360"/>
      </w:pPr>
      <w:rPr>
        <w:rFonts w:ascii="Symbol" w:hAnsi="Symbol" w:hint="default"/>
        <w:strike w:val="0"/>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DAC7956"/>
    <w:multiLevelType w:val="hybridMultilevel"/>
    <w:tmpl w:val="51F8F732"/>
    <w:lvl w:ilvl="0" w:tplc="266EC65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0"/>
  </w:num>
  <w:num w:numId="2">
    <w:abstractNumId w:val="49"/>
  </w:num>
  <w:num w:numId="3">
    <w:abstractNumId w:val="1"/>
  </w:num>
  <w:num w:numId="4">
    <w:abstractNumId w:val="52"/>
  </w:num>
  <w:num w:numId="5">
    <w:abstractNumId w:val="59"/>
  </w:num>
  <w:num w:numId="6">
    <w:abstractNumId w:val="37"/>
  </w:num>
  <w:num w:numId="7">
    <w:abstractNumId w:val="18"/>
  </w:num>
  <w:num w:numId="8">
    <w:abstractNumId w:val="9"/>
  </w:num>
  <w:num w:numId="9">
    <w:abstractNumId w:val="24"/>
  </w:num>
  <w:num w:numId="10">
    <w:abstractNumId w:val="32"/>
  </w:num>
  <w:num w:numId="11">
    <w:abstractNumId w:val="23"/>
  </w:num>
  <w:num w:numId="12">
    <w:abstractNumId w:val="42"/>
  </w:num>
  <w:num w:numId="13">
    <w:abstractNumId w:val="58"/>
  </w:num>
  <w:num w:numId="14">
    <w:abstractNumId w:val="47"/>
  </w:num>
  <w:num w:numId="15">
    <w:abstractNumId w:val="56"/>
  </w:num>
  <w:num w:numId="16">
    <w:abstractNumId w:val="44"/>
  </w:num>
  <w:num w:numId="17">
    <w:abstractNumId w:val="2"/>
  </w:num>
  <w:num w:numId="18">
    <w:abstractNumId w:val="48"/>
  </w:num>
  <w:num w:numId="19">
    <w:abstractNumId w:val="0"/>
  </w:num>
  <w:num w:numId="20">
    <w:abstractNumId w:val="22"/>
  </w:num>
  <w:num w:numId="21">
    <w:abstractNumId w:val="36"/>
  </w:num>
  <w:num w:numId="22">
    <w:abstractNumId w:val="15"/>
  </w:num>
  <w:num w:numId="23">
    <w:abstractNumId w:val="25"/>
  </w:num>
  <w:num w:numId="24">
    <w:abstractNumId w:val="34"/>
  </w:num>
  <w:num w:numId="25">
    <w:abstractNumId w:val="17"/>
  </w:num>
  <w:num w:numId="26">
    <w:abstractNumId w:val="55"/>
  </w:num>
  <w:num w:numId="27">
    <w:abstractNumId w:val="45"/>
  </w:num>
  <w:num w:numId="28">
    <w:abstractNumId w:val="29"/>
  </w:num>
  <w:num w:numId="29">
    <w:abstractNumId w:val="6"/>
  </w:num>
  <w:num w:numId="30">
    <w:abstractNumId w:val="21"/>
  </w:num>
  <w:num w:numId="31">
    <w:abstractNumId w:val="43"/>
  </w:num>
  <w:num w:numId="32">
    <w:abstractNumId w:val="39"/>
  </w:num>
  <w:num w:numId="33">
    <w:abstractNumId w:val="7"/>
  </w:num>
  <w:num w:numId="34">
    <w:abstractNumId w:val="41"/>
  </w:num>
  <w:num w:numId="35">
    <w:abstractNumId w:val="13"/>
  </w:num>
  <w:num w:numId="36">
    <w:abstractNumId w:val="33"/>
  </w:num>
  <w:num w:numId="37">
    <w:abstractNumId w:val="8"/>
  </w:num>
  <w:num w:numId="38">
    <w:abstractNumId w:val="30"/>
  </w:num>
  <w:num w:numId="39">
    <w:abstractNumId w:val="46"/>
  </w:num>
  <w:num w:numId="40">
    <w:abstractNumId w:val="3"/>
  </w:num>
  <w:num w:numId="41">
    <w:abstractNumId w:val="12"/>
  </w:num>
  <w:num w:numId="42">
    <w:abstractNumId w:val="11"/>
  </w:num>
  <w:num w:numId="43">
    <w:abstractNumId w:val="40"/>
  </w:num>
  <w:num w:numId="44">
    <w:abstractNumId w:val="54"/>
  </w:num>
  <w:num w:numId="4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10"/>
  </w:num>
  <w:num w:numId="48">
    <w:abstractNumId w:val="14"/>
  </w:num>
  <w:num w:numId="49">
    <w:abstractNumId w:val="27"/>
  </w:num>
  <w:num w:numId="50">
    <w:abstractNumId w:val="35"/>
  </w:num>
  <w:num w:numId="51">
    <w:abstractNumId w:val="53"/>
  </w:num>
  <w:num w:numId="52">
    <w:abstractNumId w:val="57"/>
  </w:num>
  <w:num w:numId="53">
    <w:abstractNumId w:val="28"/>
  </w:num>
  <w:num w:numId="54">
    <w:abstractNumId w:val="50"/>
    <w:lvlOverride w:ilvl="0">
      <w:startOverride w:val="1"/>
    </w:lvlOverride>
  </w:num>
  <w:num w:numId="55">
    <w:abstractNumId w:val="38"/>
  </w:num>
  <w:num w:numId="56">
    <w:abstractNumId w:val="19"/>
  </w:num>
  <w:num w:numId="57">
    <w:abstractNumId w:val="26"/>
  </w:num>
  <w:num w:numId="58">
    <w:abstractNumId w:val="51"/>
  </w:num>
  <w:num w:numId="59">
    <w:abstractNumId w:val="4"/>
  </w:num>
  <w:num w:numId="60">
    <w:abstractNumId w:val="16"/>
  </w:num>
  <w:num w:numId="61">
    <w:abstractNumId w:val="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Parcel">
    <w15:presenceInfo w15:providerId="AD" w15:userId="S::andrew.parcel@libertyits.com::6364349c-97ee-4e18-b77a-5e2d64cb2646"/>
  </w15:person>
  <w15:person w15:author="Parcel, Andrew L. (Liberty IT Solutions)">
    <w15:presenceInfo w15:providerId="AD" w15:userId="S::Andrew.Parcel@va.gov::b5aa0e7d-80bf-4d42-8bd6-eb3a91acff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44BD"/>
    <w:rsid w:val="0001374B"/>
    <w:rsid w:val="00016A8C"/>
    <w:rsid w:val="000257D6"/>
    <w:rsid w:val="00026B17"/>
    <w:rsid w:val="000430B0"/>
    <w:rsid w:val="00056181"/>
    <w:rsid w:val="00061888"/>
    <w:rsid w:val="000635CE"/>
    <w:rsid w:val="00071AFE"/>
    <w:rsid w:val="00084DD3"/>
    <w:rsid w:val="00085D90"/>
    <w:rsid w:val="00086FD5"/>
    <w:rsid w:val="00095311"/>
    <w:rsid w:val="00095B38"/>
    <w:rsid w:val="000978AF"/>
    <w:rsid w:val="000A38B3"/>
    <w:rsid w:val="000A5F21"/>
    <w:rsid w:val="000A6074"/>
    <w:rsid w:val="000B4E6D"/>
    <w:rsid w:val="000C74EC"/>
    <w:rsid w:val="000D34B9"/>
    <w:rsid w:val="000D5BCB"/>
    <w:rsid w:val="000D5CCB"/>
    <w:rsid w:val="000D77FA"/>
    <w:rsid w:val="000E7B1B"/>
    <w:rsid w:val="000F25D2"/>
    <w:rsid w:val="00103A91"/>
    <w:rsid w:val="0010412D"/>
    <w:rsid w:val="00124151"/>
    <w:rsid w:val="0012709D"/>
    <w:rsid w:val="00145FF2"/>
    <w:rsid w:val="00146D53"/>
    <w:rsid w:val="00150762"/>
    <w:rsid w:val="001545DD"/>
    <w:rsid w:val="00156046"/>
    <w:rsid w:val="0015779F"/>
    <w:rsid w:val="00170EA6"/>
    <w:rsid w:val="00173FBE"/>
    <w:rsid w:val="00175C07"/>
    <w:rsid w:val="00175DFA"/>
    <w:rsid w:val="00180606"/>
    <w:rsid w:val="00181675"/>
    <w:rsid w:val="00184800"/>
    <w:rsid w:val="00186217"/>
    <w:rsid w:val="00186260"/>
    <w:rsid w:val="001A5270"/>
    <w:rsid w:val="001A703B"/>
    <w:rsid w:val="001C557E"/>
    <w:rsid w:val="001C58E8"/>
    <w:rsid w:val="001C7A20"/>
    <w:rsid w:val="001D07DA"/>
    <w:rsid w:val="001D21FB"/>
    <w:rsid w:val="001D502F"/>
    <w:rsid w:val="001D5EE1"/>
    <w:rsid w:val="001D7196"/>
    <w:rsid w:val="001D7494"/>
    <w:rsid w:val="001E6E23"/>
    <w:rsid w:val="001E75B1"/>
    <w:rsid w:val="001F0035"/>
    <w:rsid w:val="001F24F5"/>
    <w:rsid w:val="001F3E51"/>
    <w:rsid w:val="001F75CA"/>
    <w:rsid w:val="00201F8E"/>
    <w:rsid w:val="00207910"/>
    <w:rsid w:val="002100A5"/>
    <w:rsid w:val="00221C31"/>
    <w:rsid w:val="00222A66"/>
    <w:rsid w:val="002233C8"/>
    <w:rsid w:val="002244DC"/>
    <w:rsid w:val="00224D5F"/>
    <w:rsid w:val="00225251"/>
    <w:rsid w:val="00227413"/>
    <w:rsid w:val="002350AF"/>
    <w:rsid w:val="00240703"/>
    <w:rsid w:val="00240D42"/>
    <w:rsid w:val="002441B0"/>
    <w:rsid w:val="002448DD"/>
    <w:rsid w:val="00244AF1"/>
    <w:rsid w:val="002476B7"/>
    <w:rsid w:val="0025780E"/>
    <w:rsid w:val="002613FA"/>
    <w:rsid w:val="002646E7"/>
    <w:rsid w:val="00270FEB"/>
    <w:rsid w:val="00275CF2"/>
    <w:rsid w:val="002949ED"/>
    <w:rsid w:val="00294D1A"/>
    <w:rsid w:val="00295831"/>
    <w:rsid w:val="002A3999"/>
    <w:rsid w:val="002B1149"/>
    <w:rsid w:val="002B5CDD"/>
    <w:rsid w:val="002C1FCD"/>
    <w:rsid w:val="002C7ED0"/>
    <w:rsid w:val="002D0DA0"/>
    <w:rsid w:val="002D3BA0"/>
    <w:rsid w:val="002D4195"/>
    <w:rsid w:val="002E14DE"/>
    <w:rsid w:val="002E18BA"/>
    <w:rsid w:val="002E1BE6"/>
    <w:rsid w:val="002E2D76"/>
    <w:rsid w:val="002F4B31"/>
    <w:rsid w:val="00303003"/>
    <w:rsid w:val="0030662D"/>
    <w:rsid w:val="003130E8"/>
    <w:rsid w:val="00314C24"/>
    <w:rsid w:val="003212CA"/>
    <w:rsid w:val="00322A14"/>
    <w:rsid w:val="00325518"/>
    <w:rsid w:val="00332119"/>
    <w:rsid w:val="0034100F"/>
    <w:rsid w:val="0034173C"/>
    <w:rsid w:val="00350959"/>
    <w:rsid w:val="0035567E"/>
    <w:rsid w:val="0036375D"/>
    <w:rsid w:val="00366C58"/>
    <w:rsid w:val="00375043"/>
    <w:rsid w:val="003935E6"/>
    <w:rsid w:val="00395219"/>
    <w:rsid w:val="003A44BB"/>
    <w:rsid w:val="003A58AF"/>
    <w:rsid w:val="003B1366"/>
    <w:rsid w:val="003B1A98"/>
    <w:rsid w:val="003B72C6"/>
    <w:rsid w:val="003B7AED"/>
    <w:rsid w:val="003C2622"/>
    <w:rsid w:val="003C5002"/>
    <w:rsid w:val="003D1C5F"/>
    <w:rsid w:val="003D656E"/>
    <w:rsid w:val="003E0096"/>
    <w:rsid w:val="003E5938"/>
    <w:rsid w:val="003E6020"/>
    <w:rsid w:val="003E6239"/>
    <w:rsid w:val="003E74A1"/>
    <w:rsid w:val="003E7FDD"/>
    <w:rsid w:val="003F02CF"/>
    <w:rsid w:val="003F04C6"/>
    <w:rsid w:val="00411A98"/>
    <w:rsid w:val="00413389"/>
    <w:rsid w:val="004149D6"/>
    <w:rsid w:val="00416D6C"/>
    <w:rsid w:val="00421379"/>
    <w:rsid w:val="0042728D"/>
    <w:rsid w:val="0043007D"/>
    <w:rsid w:val="00454D37"/>
    <w:rsid w:val="0045566F"/>
    <w:rsid w:val="00467900"/>
    <w:rsid w:val="00471C4B"/>
    <w:rsid w:val="004829E1"/>
    <w:rsid w:val="00493BC0"/>
    <w:rsid w:val="004B4CEF"/>
    <w:rsid w:val="004B5F39"/>
    <w:rsid w:val="004C5665"/>
    <w:rsid w:val="004D7CC8"/>
    <w:rsid w:val="004E2E51"/>
    <w:rsid w:val="004E5518"/>
    <w:rsid w:val="004F1897"/>
    <w:rsid w:val="004F3010"/>
    <w:rsid w:val="004F3247"/>
    <w:rsid w:val="00502566"/>
    <w:rsid w:val="0050329F"/>
    <w:rsid w:val="005069DA"/>
    <w:rsid w:val="00507C75"/>
    <w:rsid w:val="005132B0"/>
    <w:rsid w:val="0051492E"/>
    <w:rsid w:val="005157BC"/>
    <w:rsid w:val="0051700F"/>
    <w:rsid w:val="0052493E"/>
    <w:rsid w:val="005263ED"/>
    <w:rsid w:val="005309F7"/>
    <w:rsid w:val="005324D5"/>
    <w:rsid w:val="005336F5"/>
    <w:rsid w:val="00536192"/>
    <w:rsid w:val="00536C6D"/>
    <w:rsid w:val="00543F81"/>
    <w:rsid w:val="00552014"/>
    <w:rsid w:val="005571DC"/>
    <w:rsid w:val="00557A54"/>
    <w:rsid w:val="00567EF5"/>
    <w:rsid w:val="0057528F"/>
    <w:rsid w:val="005812A9"/>
    <w:rsid w:val="0058330E"/>
    <w:rsid w:val="00585320"/>
    <w:rsid w:val="005901A2"/>
    <w:rsid w:val="005912B9"/>
    <w:rsid w:val="00592335"/>
    <w:rsid w:val="00592F9D"/>
    <w:rsid w:val="005962A5"/>
    <w:rsid w:val="005979A8"/>
    <w:rsid w:val="005A2829"/>
    <w:rsid w:val="005A2F41"/>
    <w:rsid w:val="005A4357"/>
    <w:rsid w:val="005A56F3"/>
    <w:rsid w:val="005A5E0C"/>
    <w:rsid w:val="005A74B0"/>
    <w:rsid w:val="005B241E"/>
    <w:rsid w:val="005B3BAA"/>
    <w:rsid w:val="005B62A4"/>
    <w:rsid w:val="005B76E0"/>
    <w:rsid w:val="005C4C85"/>
    <w:rsid w:val="00601869"/>
    <w:rsid w:val="00603FA6"/>
    <w:rsid w:val="00605CBE"/>
    <w:rsid w:val="00613EDB"/>
    <w:rsid w:val="0062728F"/>
    <w:rsid w:val="00634C3C"/>
    <w:rsid w:val="00636FA7"/>
    <w:rsid w:val="00646AA4"/>
    <w:rsid w:val="00651377"/>
    <w:rsid w:val="006515D7"/>
    <w:rsid w:val="0065192A"/>
    <w:rsid w:val="00653567"/>
    <w:rsid w:val="00653D3E"/>
    <w:rsid w:val="00667928"/>
    <w:rsid w:val="0067052D"/>
    <w:rsid w:val="006717CC"/>
    <w:rsid w:val="00687B40"/>
    <w:rsid w:val="00690EF3"/>
    <w:rsid w:val="00692254"/>
    <w:rsid w:val="006929C7"/>
    <w:rsid w:val="00696540"/>
    <w:rsid w:val="006A1E4C"/>
    <w:rsid w:val="006A2A91"/>
    <w:rsid w:val="006B1F0A"/>
    <w:rsid w:val="006B2651"/>
    <w:rsid w:val="006B6B78"/>
    <w:rsid w:val="006D046B"/>
    <w:rsid w:val="006D0794"/>
    <w:rsid w:val="006D1651"/>
    <w:rsid w:val="006D547A"/>
    <w:rsid w:val="006D793E"/>
    <w:rsid w:val="006E21CA"/>
    <w:rsid w:val="006F0BBC"/>
    <w:rsid w:val="006F759E"/>
    <w:rsid w:val="00701236"/>
    <w:rsid w:val="00704ECF"/>
    <w:rsid w:val="007079B7"/>
    <w:rsid w:val="00707E0D"/>
    <w:rsid w:val="00710DD9"/>
    <w:rsid w:val="00712EB3"/>
    <w:rsid w:val="00716C2D"/>
    <w:rsid w:val="0072285F"/>
    <w:rsid w:val="00734C16"/>
    <w:rsid w:val="0073784F"/>
    <w:rsid w:val="007516E6"/>
    <w:rsid w:val="00753612"/>
    <w:rsid w:val="00757DF4"/>
    <w:rsid w:val="00771E16"/>
    <w:rsid w:val="00781D29"/>
    <w:rsid w:val="00790948"/>
    <w:rsid w:val="00791F1D"/>
    <w:rsid w:val="007A46DE"/>
    <w:rsid w:val="007B6472"/>
    <w:rsid w:val="007C1879"/>
    <w:rsid w:val="007C4882"/>
    <w:rsid w:val="007D47F3"/>
    <w:rsid w:val="007E0D89"/>
    <w:rsid w:val="007E11B3"/>
    <w:rsid w:val="007F6F5D"/>
    <w:rsid w:val="00812163"/>
    <w:rsid w:val="00813737"/>
    <w:rsid w:val="00814910"/>
    <w:rsid w:val="00821286"/>
    <w:rsid w:val="008219C9"/>
    <w:rsid w:val="0082391C"/>
    <w:rsid w:val="00823E89"/>
    <w:rsid w:val="00825BBA"/>
    <w:rsid w:val="0083345E"/>
    <w:rsid w:val="00833831"/>
    <w:rsid w:val="00833989"/>
    <w:rsid w:val="008342B2"/>
    <w:rsid w:val="0083589C"/>
    <w:rsid w:val="00843538"/>
    <w:rsid w:val="008475FF"/>
    <w:rsid w:val="00850534"/>
    <w:rsid w:val="0085327D"/>
    <w:rsid w:val="0086308C"/>
    <w:rsid w:val="00865D75"/>
    <w:rsid w:val="008670FE"/>
    <w:rsid w:val="00873C5B"/>
    <w:rsid w:val="0087635F"/>
    <w:rsid w:val="00884D5B"/>
    <w:rsid w:val="008956B5"/>
    <w:rsid w:val="00897E1E"/>
    <w:rsid w:val="008A3947"/>
    <w:rsid w:val="008A3B74"/>
    <w:rsid w:val="008A4670"/>
    <w:rsid w:val="008B35C6"/>
    <w:rsid w:val="008B36E2"/>
    <w:rsid w:val="008B46F7"/>
    <w:rsid w:val="008B7F39"/>
    <w:rsid w:val="008D6C56"/>
    <w:rsid w:val="008D7F46"/>
    <w:rsid w:val="008E1213"/>
    <w:rsid w:val="008E605E"/>
    <w:rsid w:val="008F17EE"/>
    <w:rsid w:val="008F3847"/>
    <w:rsid w:val="00901464"/>
    <w:rsid w:val="00906E51"/>
    <w:rsid w:val="0090727C"/>
    <w:rsid w:val="009139DA"/>
    <w:rsid w:val="0092380E"/>
    <w:rsid w:val="00931C1F"/>
    <w:rsid w:val="00936808"/>
    <w:rsid w:val="00947A3F"/>
    <w:rsid w:val="00950ACE"/>
    <w:rsid w:val="009548E3"/>
    <w:rsid w:val="00957995"/>
    <w:rsid w:val="00957D01"/>
    <w:rsid w:val="00980BE5"/>
    <w:rsid w:val="009B5D07"/>
    <w:rsid w:val="009C78C8"/>
    <w:rsid w:val="009D635B"/>
    <w:rsid w:val="009D70B1"/>
    <w:rsid w:val="009E24DE"/>
    <w:rsid w:val="009E3BB3"/>
    <w:rsid w:val="009F1472"/>
    <w:rsid w:val="00A04780"/>
    <w:rsid w:val="00A1442F"/>
    <w:rsid w:val="00A14DCA"/>
    <w:rsid w:val="00A152B4"/>
    <w:rsid w:val="00A15B1B"/>
    <w:rsid w:val="00A20783"/>
    <w:rsid w:val="00A227A3"/>
    <w:rsid w:val="00A26040"/>
    <w:rsid w:val="00A26E5A"/>
    <w:rsid w:val="00A2740C"/>
    <w:rsid w:val="00A33587"/>
    <w:rsid w:val="00A531F2"/>
    <w:rsid w:val="00A5544B"/>
    <w:rsid w:val="00A60BC8"/>
    <w:rsid w:val="00A6370A"/>
    <w:rsid w:val="00A6511E"/>
    <w:rsid w:val="00A75312"/>
    <w:rsid w:val="00A814D4"/>
    <w:rsid w:val="00A92496"/>
    <w:rsid w:val="00A94DDE"/>
    <w:rsid w:val="00A95B57"/>
    <w:rsid w:val="00AA6F8C"/>
    <w:rsid w:val="00AA7FDF"/>
    <w:rsid w:val="00AB4294"/>
    <w:rsid w:val="00AB66FF"/>
    <w:rsid w:val="00AC124D"/>
    <w:rsid w:val="00AC3EEE"/>
    <w:rsid w:val="00AC4C38"/>
    <w:rsid w:val="00AC6267"/>
    <w:rsid w:val="00AE12FB"/>
    <w:rsid w:val="00AE2EBE"/>
    <w:rsid w:val="00AE7179"/>
    <w:rsid w:val="00AF0E79"/>
    <w:rsid w:val="00B0446B"/>
    <w:rsid w:val="00B05B78"/>
    <w:rsid w:val="00B06409"/>
    <w:rsid w:val="00B10188"/>
    <w:rsid w:val="00B141F2"/>
    <w:rsid w:val="00B146EB"/>
    <w:rsid w:val="00B24B39"/>
    <w:rsid w:val="00B31C58"/>
    <w:rsid w:val="00B35628"/>
    <w:rsid w:val="00B359B8"/>
    <w:rsid w:val="00B36502"/>
    <w:rsid w:val="00B4273B"/>
    <w:rsid w:val="00B55037"/>
    <w:rsid w:val="00B679B1"/>
    <w:rsid w:val="00B71B66"/>
    <w:rsid w:val="00B732EE"/>
    <w:rsid w:val="00B74C89"/>
    <w:rsid w:val="00B75DE2"/>
    <w:rsid w:val="00B96A9E"/>
    <w:rsid w:val="00BA2A4B"/>
    <w:rsid w:val="00BA7AE0"/>
    <w:rsid w:val="00BB0436"/>
    <w:rsid w:val="00BB115E"/>
    <w:rsid w:val="00BB1955"/>
    <w:rsid w:val="00BD4788"/>
    <w:rsid w:val="00BD5CF9"/>
    <w:rsid w:val="00BE3854"/>
    <w:rsid w:val="00C002A4"/>
    <w:rsid w:val="00C043B0"/>
    <w:rsid w:val="00C12595"/>
    <w:rsid w:val="00C12C16"/>
    <w:rsid w:val="00C16E9B"/>
    <w:rsid w:val="00C17CAB"/>
    <w:rsid w:val="00C22525"/>
    <w:rsid w:val="00C25E70"/>
    <w:rsid w:val="00C272D8"/>
    <w:rsid w:val="00C351EC"/>
    <w:rsid w:val="00C36BA1"/>
    <w:rsid w:val="00C44417"/>
    <w:rsid w:val="00C45703"/>
    <w:rsid w:val="00C5104C"/>
    <w:rsid w:val="00C512BA"/>
    <w:rsid w:val="00C55224"/>
    <w:rsid w:val="00C70B17"/>
    <w:rsid w:val="00C734D6"/>
    <w:rsid w:val="00C7584C"/>
    <w:rsid w:val="00C75B90"/>
    <w:rsid w:val="00C760AD"/>
    <w:rsid w:val="00C76AFC"/>
    <w:rsid w:val="00C81D94"/>
    <w:rsid w:val="00CA2289"/>
    <w:rsid w:val="00CA52FC"/>
    <w:rsid w:val="00CA5CD6"/>
    <w:rsid w:val="00CB0954"/>
    <w:rsid w:val="00CB4972"/>
    <w:rsid w:val="00CB59B0"/>
    <w:rsid w:val="00CC757E"/>
    <w:rsid w:val="00CD0410"/>
    <w:rsid w:val="00CD26F4"/>
    <w:rsid w:val="00CD5859"/>
    <w:rsid w:val="00CE548B"/>
    <w:rsid w:val="00CE561D"/>
    <w:rsid w:val="00CE5631"/>
    <w:rsid w:val="00CE63BF"/>
    <w:rsid w:val="00CF6AC1"/>
    <w:rsid w:val="00CF7884"/>
    <w:rsid w:val="00D01EBB"/>
    <w:rsid w:val="00D11419"/>
    <w:rsid w:val="00D14917"/>
    <w:rsid w:val="00D261D1"/>
    <w:rsid w:val="00D30F21"/>
    <w:rsid w:val="00D31448"/>
    <w:rsid w:val="00D3210D"/>
    <w:rsid w:val="00D35E81"/>
    <w:rsid w:val="00D35EA5"/>
    <w:rsid w:val="00D444BD"/>
    <w:rsid w:val="00D50230"/>
    <w:rsid w:val="00D508D9"/>
    <w:rsid w:val="00D54AE8"/>
    <w:rsid w:val="00D550BA"/>
    <w:rsid w:val="00D61D22"/>
    <w:rsid w:val="00D628F5"/>
    <w:rsid w:val="00D64921"/>
    <w:rsid w:val="00D65BB9"/>
    <w:rsid w:val="00D670C1"/>
    <w:rsid w:val="00D67B15"/>
    <w:rsid w:val="00D707E0"/>
    <w:rsid w:val="00D739E8"/>
    <w:rsid w:val="00D7666C"/>
    <w:rsid w:val="00D76B1E"/>
    <w:rsid w:val="00D80E63"/>
    <w:rsid w:val="00D82E6D"/>
    <w:rsid w:val="00D82E97"/>
    <w:rsid w:val="00D83024"/>
    <w:rsid w:val="00D86E31"/>
    <w:rsid w:val="00DA3674"/>
    <w:rsid w:val="00DA6177"/>
    <w:rsid w:val="00DB4D22"/>
    <w:rsid w:val="00DB51A0"/>
    <w:rsid w:val="00DB6529"/>
    <w:rsid w:val="00DC137F"/>
    <w:rsid w:val="00DC5E60"/>
    <w:rsid w:val="00DC7A23"/>
    <w:rsid w:val="00DD5754"/>
    <w:rsid w:val="00DE3EA6"/>
    <w:rsid w:val="00DE44FB"/>
    <w:rsid w:val="00DE4DD7"/>
    <w:rsid w:val="00DE6F4A"/>
    <w:rsid w:val="00DF14A0"/>
    <w:rsid w:val="00DF28A7"/>
    <w:rsid w:val="00DF425C"/>
    <w:rsid w:val="00DF616D"/>
    <w:rsid w:val="00E0331A"/>
    <w:rsid w:val="00E064A3"/>
    <w:rsid w:val="00E14FC6"/>
    <w:rsid w:val="00E21E7A"/>
    <w:rsid w:val="00E257E1"/>
    <w:rsid w:val="00E26335"/>
    <w:rsid w:val="00E321DA"/>
    <w:rsid w:val="00E42648"/>
    <w:rsid w:val="00E60CDE"/>
    <w:rsid w:val="00E659E8"/>
    <w:rsid w:val="00E67A2D"/>
    <w:rsid w:val="00E719E7"/>
    <w:rsid w:val="00E8090B"/>
    <w:rsid w:val="00E81545"/>
    <w:rsid w:val="00E845B0"/>
    <w:rsid w:val="00E92FDD"/>
    <w:rsid w:val="00E956E1"/>
    <w:rsid w:val="00E95EB1"/>
    <w:rsid w:val="00E97065"/>
    <w:rsid w:val="00EA0274"/>
    <w:rsid w:val="00EA0CB8"/>
    <w:rsid w:val="00EA10D8"/>
    <w:rsid w:val="00EA4CFD"/>
    <w:rsid w:val="00EA4E8B"/>
    <w:rsid w:val="00EA55D3"/>
    <w:rsid w:val="00EA5D0C"/>
    <w:rsid w:val="00EB6BF4"/>
    <w:rsid w:val="00EC074B"/>
    <w:rsid w:val="00ED4F3E"/>
    <w:rsid w:val="00EE3CF0"/>
    <w:rsid w:val="00EE56B1"/>
    <w:rsid w:val="00F01285"/>
    <w:rsid w:val="00F1202C"/>
    <w:rsid w:val="00F12568"/>
    <w:rsid w:val="00F149FE"/>
    <w:rsid w:val="00F223F6"/>
    <w:rsid w:val="00F30797"/>
    <w:rsid w:val="00F3659F"/>
    <w:rsid w:val="00F44096"/>
    <w:rsid w:val="00F47A12"/>
    <w:rsid w:val="00F47A16"/>
    <w:rsid w:val="00F53655"/>
    <w:rsid w:val="00F55EBE"/>
    <w:rsid w:val="00F6569F"/>
    <w:rsid w:val="00F71EB1"/>
    <w:rsid w:val="00F73D11"/>
    <w:rsid w:val="00F91BC7"/>
    <w:rsid w:val="00F91CA6"/>
    <w:rsid w:val="00F96913"/>
    <w:rsid w:val="00F972E6"/>
    <w:rsid w:val="00FA3968"/>
    <w:rsid w:val="00FA5986"/>
    <w:rsid w:val="00FA733C"/>
    <w:rsid w:val="00FB10F7"/>
    <w:rsid w:val="00FB3560"/>
    <w:rsid w:val="00FB3CB0"/>
    <w:rsid w:val="00FB5F68"/>
    <w:rsid w:val="00FD6D37"/>
    <w:rsid w:val="00FF181E"/>
    <w:rsid w:val="00FF7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27B4F"/>
  <w15:docId w15:val="{A77A41E8-94BD-A849-A2BE-E8B036E4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631"/>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D444BD"/>
    <w:pPr>
      <w:keepNext/>
      <w:numPr>
        <w:numId w:val="18"/>
      </w:numPr>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next w:val="BodyText"/>
    <w:link w:val="Heading2Char"/>
    <w:qFormat/>
    <w:rsid w:val="00D444BD"/>
    <w:pPr>
      <w:numPr>
        <w:ilvl w:val="1"/>
        <w:numId w:val="18"/>
      </w:numPr>
      <w:tabs>
        <w:tab w:val="left" w:pos="900"/>
      </w:tabs>
      <w:spacing w:before="240" w:after="120" w:line="240" w:lineRule="auto"/>
      <w:outlineLvl w:val="1"/>
    </w:pPr>
    <w:rPr>
      <w:rFonts w:ascii="Arial" w:eastAsia="Times New Roman" w:hAnsi="Arial" w:cs="Arial"/>
      <w:b/>
      <w:iCs/>
      <w:kern w:val="32"/>
      <w:sz w:val="32"/>
      <w:szCs w:val="28"/>
    </w:rPr>
  </w:style>
  <w:style w:type="paragraph" w:styleId="Heading3">
    <w:name w:val="heading 3"/>
    <w:next w:val="BodyText"/>
    <w:link w:val="Heading3Char"/>
    <w:qFormat/>
    <w:rsid w:val="00D444BD"/>
    <w:pPr>
      <w:numPr>
        <w:ilvl w:val="2"/>
        <w:numId w:val="18"/>
      </w:numPr>
      <w:spacing w:before="240" w:after="120" w:line="240" w:lineRule="auto"/>
      <w:outlineLvl w:val="2"/>
    </w:pPr>
    <w:rPr>
      <w:rFonts w:ascii="Arial" w:eastAsia="Times New Roman" w:hAnsi="Arial" w:cs="Arial"/>
      <w:b/>
      <w:bCs/>
      <w:iCs/>
      <w:kern w:val="32"/>
      <w:sz w:val="28"/>
      <w:szCs w:val="26"/>
    </w:rPr>
  </w:style>
  <w:style w:type="paragraph" w:styleId="Heading4">
    <w:name w:val="heading 4"/>
    <w:next w:val="BlockText"/>
    <w:link w:val="Heading4Char"/>
    <w:qFormat/>
    <w:rsid w:val="00D444BD"/>
    <w:pPr>
      <w:numPr>
        <w:ilvl w:val="3"/>
        <w:numId w:val="18"/>
      </w:numPr>
      <w:spacing w:before="240" w:after="120" w:line="240" w:lineRule="auto"/>
      <w:outlineLvl w:val="3"/>
    </w:pPr>
    <w:rPr>
      <w:rFonts w:ascii="Arial" w:eastAsia="Times New Roman" w:hAnsi="Arial" w:cs="Arial"/>
      <w:b/>
      <w:kern w:val="32"/>
      <w:sz w:val="24"/>
      <w:szCs w:val="28"/>
    </w:rPr>
  </w:style>
  <w:style w:type="paragraph" w:styleId="Heading5">
    <w:name w:val="heading 5"/>
    <w:next w:val="BodyText"/>
    <w:link w:val="Heading5Char"/>
    <w:qFormat/>
    <w:rsid w:val="00D444BD"/>
    <w:pPr>
      <w:numPr>
        <w:ilvl w:val="4"/>
        <w:numId w:val="18"/>
      </w:numPr>
      <w:spacing w:before="40" w:after="40" w:line="240" w:lineRule="auto"/>
      <w:outlineLvl w:val="4"/>
    </w:pPr>
    <w:rPr>
      <w:rFonts w:ascii="Arial" w:eastAsia="Times New Roman" w:hAnsi="Arial" w:cs="Times New Roman"/>
      <w:b/>
      <w:bCs/>
      <w:iCs/>
      <w:sz w:val="24"/>
      <w:szCs w:val="26"/>
    </w:rPr>
  </w:style>
  <w:style w:type="paragraph" w:styleId="Heading6">
    <w:name w:val="heading 6"/>
    <w:next w:val="BlockText"/>
    <w:link w:val="Heading6Char"/>
    <w:qFormat/>
    <w:rsid w:val="00D444BD"/>
    <w:pPr>
      <w:numPr>
        <w:ilvl w:val="5"/>
        <w:numId w:val="18"/>
      </w:numPr>
      <w:spacing w:before="40" w:after="40" w:line="240" w:lineRule="auto"/>
      <w:outlineLvl w:val="5"/>
    </w:pPr>
    <w:rPr>
      <w:rFonts w:ascii="Arial" w:eastAsia="Times New Roman" w:hAnsi="Arial" w:cs="Times New Roman"/>
      <w:b/>
      <w:bCs/>
    </w:rPr>
  </w:style>
  <w:style w:type="paragraph" w:styleId="Heading7">
    <w:name w:val="heading 7"/>
    <w:next w:val="BodyText"/>
    <w:link w:val="Heading7Char"/>
    <w:rsid w:val="00D444BD"/>
    <w:pPr>
      <w:numPr>
        <w:ilvl w:val="6"/>
        <w:numId w:val="18"/>
      </w:numPr>
      <w:spacing w:before="40" w:after="40" w:line="240" w:lineRule="auto"/>
      <w:outlineLvl w:val="6"/>
    </w:pPr>
    <w:rPr>
      <w:rFonts w:ascii="Arial" w:eastAsia="Times New Roman" w:hAnsi="Arial" w:cs="Times New Roman"/>
      <w:b/>
      <w:szCs w:val="24"/>
    </w:rPr>
  </w:style>
  <w:style w:type="paragraph" w:styleId="Heading8">
    <w:name w:val="heading 8"/>
    <w:next w:val="BlockText"/>
    <w:link w:val="Heading8Char"/>
    <w:rsid w:val="00D444BD"/>
    <w:pPr>
      <w:numPr>
        <w:ilvl w:val="7"/>
        <w:numId w:val="18"/>
      </w:numPr>
      <w:spacing w:before="40" w:after="40" w:line="240" w:lineRule="auto"/>
      <w:outlineLvl w:val="7"/>
    </w:pPr>
    <w:rPr>
      <w:rFonts w:ascii="Arial" w:eastAsia="Times New Roman" w:hAnsi="Arial" w:cs="Times New Roman"/>
      <w:b/>
      <w:i/>
      <w:iCs/>
      <w:szCs w:val="24"/>
    </w:rPr>
  </w:style>
  <w:style w:type="paragraph" w:styleId="Heading9">
    <w:name w:val="heading 9"/>
    <w:next w:val="Normal"/>
    <w:link w:val="Heading9Char"/>
    <w:rsid w:val="00D444BD"/>
    <w:pPr>
      <w:numPr>
        <w:ilvl w:val="8"/>
        <w:numId w:val="18"/>
      </w:numPr>
      <w:spacing w:before="40" w:after="40" w:line="240" w:lineRule="auto"/>
      <w:outlineLvl w:val="8"/>
    </w:pPr>
    <w:rPr>
      <w:rFonts w:ascii="Arial" w:eastAsia="Times New Roman"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Text Normal,bx,bt,Body Text Char2 Char,Body Text Char1 Char Char,Body Text Char2 Char Char Char,Body Text Char1 Char Char Char Char,Body Text Char2 Char Char Char Charheader 3,Body Test,bxBody Text Normal"/>
    <w:link w:val="BodyTextChar"/>
    <w:qFormat/>
    <w:rsid w:val="00D444BD"/>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aliases w:val="Text Normal Char,bx Char,bt Char,Body Text Char2 Char Char,Body Text Char1 Char Char Char,Body Text Char2 Char Char Char Char,Body Text Char1 Char Char Char Char Char,Body Text Char2 Char Char Char Charheader 3 Char,Body Test Char"/>
    <w:basedOn w:val="DefaultParagraphFont"/>
    <w:link w:val="BodyText"/>
    <w:rsid w:val="00D444BD"/>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D444BD"/>
    <w:rPr>
      <w:rFonts w:ascii="Arial" w:eastAsia="Times New Roman" w:hAnsi="Arial" w:cs="Arial"/>
      <w:b/>
      <w:bCs/>
      <w:kern w:val="32"/>
      <w:sz w:val="36"/>
      <w:szCs w:val="32"/>
    </w:rPr>
  </w:style>
  <w:style w:type="character" w:customStyle="1" w:styleId="Heading2Char">
    <w:name w:val="Heading 2 Char"/>
    <w:basedOn w:val="DefaultParagraphFont"/>
    <w:link w:val="Heading2"/>
    <w:rsid w:val="00D444BD"/>
    <w:rPr>
      <w:rFonts w:ascii="Arial" w:eastAsia="Times New Roman" w:hAnsi="Arial" w:cs="Arial"/>
      <w:b/>
      <w:iCs/>
      <w:kern w:val="32"/>
      <w:sz w:val="32"/>
      <w:szCs w:val="28"/>
    </w:rPr>
  </w:style>
  <w:style w:type="character" w:customStyle="1" w:styleId="Heading3Char">
    <w:name w:val="Heading 3 Char"/>
    <w:basedOn w:val="DefaultParagraphFont"/>
    <w:link w:val="Heading3"/>
    <w:rsid w:val="00D444BD"/>
    <w:rPr>
      <w:rFonts w:ascii="Arial" w:eastAsia="Times New Roman" w:hAnsi="Arial" w:cs="Arial"/>
      <w:b/>
      <w:bCs/>
      <w:iCs/>
      <w:kern w:val="32"/>
      <w:sz w:val="28"/>
      <w:szCs w:val="26"/>
    </w:rPr>
  </w:style>
  <w:style w:type="paragraph" w:styleId="BlockText">
    <w:name w:val="Block Text"/>
    <w:basedOn w:val="Normal"/>
    <w:uiPriority w:val="99"/>
    <w:rsid w:val="00D444BD"/>
    <w:pPr>
      <w:spacing w:after="120"/>
      <w:ind w:left="1440" w:right="1440"/>
    </w:pPr>
  </w:style>
  <w:style w:type="character" w:customStyle="1" w:styleId="Heading4Char">
    <w:name w:val="Heading 4 Char"/>
    <w:basedOn w:val="DefaultParagraphFont"/>
    <w:link w:val="Heading4"/>
    <w:rsid w:val="00D444BD"/>
    <w:rPr>
      <w:rFonts w:ascii="Arial" w:eastAsia="Times New Roman" w:hAnsi="Arial" w:cs="Arial"/>
      <w:b/>
      <w:kern w:val="32"/>
      <w:sz w:val="24"/>
      <w:szCs w:val="28"/>
    </w:rPr>
  </w:style>
  <w:style w:type="character" w:customStyle="1" w:styleId="Heading5Char">
    <w:name w:val="Heading 5 Char"/>
    <w:basedOn w:val="DefaultParagraphFont"/>
    <w:link w:val="Heading5"/>
    <w:rsid w:val="00D444BD"/>
    <w:rPr>
      <w:rFonts w:ascii="Arial" w:eastAsia="Times New Roman" w:hAnsi="Arial" w:cs="Times New Roman"/>
      <w:b/>
      <w:bCs/>
      <w:iCs/>
      <w:sz w:val="24"/>
      <w:szCs w:val="26"/>
    </w:rPr>
  </w:style>
  <w:style w:type="character" w:customStyle="1" w:styleId="Heading6Char">
    <w:name w:val="Heading 6 Char"/>
    <w:basedOn w:val="DefaultParagraphFont"/>
    <w:link w:val="Heading6"/>
    <w:rsid w:val="00D444BD"/>
    <w:rPr>
      <w:rFonts w:ascii="Arial" w:eastAsia="Times New Roman" w:hAnsi="Arial" w:cs="Times New Roman"/>
      <w:b/>
      <w:bCs/>
    </w:rPr>
  </w:style>
  <w:style w:type="character" w:customStyle="1" w:styleId="Heading7Char">
    <w:name w:val="Heading 7 Char"/>
    <w:basedOn w:val="DefaultParagraphFont"/>
    <w:link w:val="Heading7"/>
    <w:rsid w:val="00D444BD"/>
    <w:rPr>
      <w:rFonts w:ascii="Arial" w:eastAsia="Times New Roman" w:hAnsi="Arial" w:cs="Times New Roman"/>
      <w:b/>
      <w:szCs w:val="24"/>
    </w:rPr>
  </w:style>
  <w:style w:type="character" w:customStyle="1" w:styleId="Heading8Char">
    <w:name w:val="Heading 8 Char"/>
    <w:basedOn w:val="DefaultParagraphFont"/>
    <w:link w:val="Heading8"/>
    <w:rsid w:val="00D444BD"/>
    <w:rPr>
      <w:rFonts w:ascii="Arial" w:eastAsia="Times New Roman" w:hAnsi="Arial" w:cs="Times New Roman"/>
      <w:b/>
      <w:i/>
      <w:iCs/>
      <w:szCs w:val="24"/>
    </w:rPr>
  </w:style>
  <w:style w:type="character" w:customStyle="1" w:styleId="Heading9Char">
    <w:name w:val="Heading 9 Char"/>
    <w:basedOn w:val="DefaultParagraphFont"/>
    <w:link w:val="Heading9"/>
    <w:rsid w:val="00D444BD"/>
    <w:rPr>
      <w:rFonts w:ascii="Arial" w:eastAsia="Times New Roman" w:hAnsi="Arial" w:cs="Arial"/>
      <w:b/>
      <w:i/>
    </w:rPr>
  </w:style>
  <w:style w:type="paragraph" w:customStyle="1" w:styleId="capture">
    <w:name w:val="capture"/>
    <w:rsid w:val="00D444BD"/>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D444BD"/>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uiPriority w:val="99"/>
    <w:rsid w:val="00D444BD"/>
    <w:rPr>
      <w:color w:val="606420"/>
      <w:u w:val="single"/>
    </w:rPr>
  </w:style>
  <w:style w:type="paragraph" w:styleId="Header">
    <w:name w:val="header"/>
    <w:link w:val="HeaderChar"/>
    <w:rsid w:val="00D444BD"/>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D444BD"/>
    <w:rPr>
      <w:rFonts w:ascii="Times New Roman" w:eastAsia="Times New Roman" w:hAnsi="Times New Roman" w:cs="Times New Roman"/>
      <w:sz w:val="20"/>
      <w:szCs w:val="20"/>
    </w:rPr>
  </w:style>
  <w:style w:type="character" w:styleId="Hyperlink">
    <w:name w:val="Hyperlink"/>
    <w:uiPriority w:val="99"/>
    <w:rsid w:val="00D444BD"/>
    <w:rPr>
      <w:color w:val="0000FF"/>
      <w:u w:val="single"/>
    </w:rPr>
  </w:style>
  <w:style w:type="paragraph" w:styleId="Subtitle">
    <w:name w:val="Subtitle"/>
    <w:basedOn w:val="Normal"/>
    <w:link w:val="SubtitleChar"/>
    <w:rsid w:val="00D444BD"/>
    <w:pPr>
      <w:spacing w:after="60"/>
      <w:jc w:val="center"/>
      <w:outlineLvl w:val="1"/>
    </w:pPr>
    <w:rPr>
      <w:rFonts w:ascii="Arial" w:hAnsi="Arial" w:cs="Arial"/>
      <w:sz w:val="24"/>
    </w:rPr>
  </w:style>
  <w:style w:type="character" w:customStyle="1" w:styleId="SubtitleChar">
    <w:name w:val="Subtitle Char"/>
    <w:basedOn w:val="DefaultParagraphFont"/>
    <w:link w:val="Subtitle"/>
    <w:rsid w:val="00D444BD"/>
    <w:rPr>
      <w:rFonts w:ascii="Arial" w:eastAsia="Times New Roman" w:hAnsi="Arial" w:cs="Arial"/>
      <w:sz w:val="24"/>
      <w:szCs w:val="24"/>
    </w:rPr>
  </w:style>
  <w:style w:type="paragraph" w:styleId="Title">
    <w:name w:val="Title"/>
    <w:link w:val="TitleChar"/>
    <w:uiPriority w:val="99"/>
    <w:qFormat/>
    <w:rsid w:val="00D444BD"/>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uiPriority w:val="99"/>
    <w:rsid w:val="00D444BD"/>
    <w:rPr>
      <w:rFonts w:ascii="Arial" w:eastAsia="Times New Roman" w:hAnsi="Arial" w:cs="Arial"/>
      <w:b/>
      <w:bCs/>
      <w:sz w:val="36"/>
      <w:szCs w:val="32"/>
    </w:rPr>
  </w:style>
  <w:style w:type="paragraph" w:customStyle="1" w:styleId="Title2">
    <w:name w:val="Title 2"/>
    <w:rsid w:val="00D444BD"/>
    <w:pPr>
      <w:spacing w:before="120" w:after="120" w:line="240" w:lineRule="auto"/>
      <w:jc w:val="center"/>
    </w:pPr>
    <w:rPr>
      <w:rFonts w:ascii="Arial" w:eastAsia="Times New Roman" w:hAnsi="Arial" w:cs="Arial"/>
      <w:b/>
      <w:bCs/>
      <w:sz w:val="28"/>
      <w:szCs w:val="32"/>
    </w:rPr>
  </w:style>
  <w:style w:type="paragraph" w:customStyle="1" w:styleId="TableHeading">
    <w:name w:val="Table Heading"/>
    <w:rsid w:val="00D444BD"/>
    <w:pPr>
      <w:spacing w:before="60" w:after="60" w:line="240" w:lineRule="auto"/>
    </w:pPr>
    <w:rPr>
      <w:rFonts w:ascii="Arial" w:eastAsia="Times New Roman" w:hAnsi="Arial" w:cs="Arial"/>
      <w:b/>
    </w:rPr>
  </w:style>
  <w:style w:type="paragraph" w:customStyle="1" w:styleId="TableText">
    <w:name w:val="Table Text"/>
    <w:link w:val="TableTextChar"/>
    <w:rsid w:val="00D444BD"/>
    <w:pPr>
      <w:spacing w:before="60" w:after="60" w:line="240" w:lineRule="auto"/>
    </w:pPr>
    <w:rPr>
      <w:rFonts w:ascii="Arial" w:eastAsia="Times New Roman" w:hAnsi="Arial" w:cs="Arial"/>
      <w:szCs w:val="20"/>
    </w:rPr>
  </w:style>
  <w:style w:type="character" w:customStyle="1" w:styleId="TableTextChar">
    <w:name w:val="Table Text Char"/>
    <w:link w:val="TableText"/>
    <w:rsid w:val="00D444BD"/>
    <w:rPr>
      <w:rFonts w:ascii="Arial" w:eastAsia="Times New Roman" w:hAnsi="Arial" w:cs="Arial"/>
      <w:szCs w:val="20"/>
    </w:rPr>
  </w:style>
  <w:style w:type="paragraph" w:customStyle="1" w:styleId="DividerPage">
    <w:name w:val="Divider Page"/>
    <w:next w:val="Normal"/>
    <w:rsid w:val="00D444BD"/>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D444BD"/>
    <w:pPr>
      <w:numPr>
        <w:numId w:val="5"/>
      </w:numPr>
      <w:spacing w:before="6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rsid w:val="00D444BD"/>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D444BD"/>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D444BD"/>
    <w:pPr>
      <w:tabs>
        <w:tab w:val="left" w:pos="1440"/>
        <w:tab w:val="right" w:leader="dot" w:pos="9350"/>
      </w:tabs>
      <w:spacing w:before="60"/>
      <w:ind w:left="540"/>
    </w:pPr>
    <w:rPr>
      <w:rFonts w:ascii="Arial" w:hAnsi="Arial"/>
      <w:b/>
      <w:sz w:val="24"/>
    </w:rPr>
  </w:style>
  <w:style w:type="paragraph" w:customStyle="1" w:styleId="BodyTextBullet2">
    <w:name w:val="Body Text Bullet 2"/>
    <w:rsid w:val="00D444BD"/>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D444BD"/>
    <w:pPr>
      <w:numPr>
        <w:numId w:val="1"/>
      </w:numPr>
      <w:spacing w:after="0" w:line="240" w:lineRule="auto"/>
    </w:pPr>
    <w:rPr>
      <w:rFonts w:ascii="Times New Roman" w:eastAsia="Times New Roman" w:hAnsi="Times New Roman" w:cs="Times New Roman"/>
      <w:szCs w:val="20"/>
    </w:rPr>
  </w:style>
  <w:style w:type="paragraph" w:customStyle="1" w:styleId="BodyTextNumbered2">
    <w:name w:val="Body Text Numbered 2"/>
    <w:rsid w:val="00D444BD"/>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D444BD"/>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D444BD"/>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D444BD"/>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D444BD"/>
    <w:rPr>
      <w:rFonts w:ascii="Times New Roman" w:eastAsia="Times New Roman" w:hAnsi="Times New Roman" w:cs="Tahoma"/>
      <w:sz w:val="20"/>
      <w:szCs w:val="16"/>
    </w:rPr>
  </w:style>
  <w:style w:type="character" w:styleId="PageNumber">
    <w:name w:val="page number"/>
    <w:basedOn w:val="DefaultParagraphFont"/>
    <w:rsid w:val="00D444BD"/>
  </w:style>
  <w:style w:type="character" w:customStyle="1" w:styleId="TextItalics">
    <w:name w:val="Text Italics"/>
    <w:rsid w:val="00D444BD"/>
    <w:rPr>
      <w:i/>
    </w:rPr>
  </w:style>
  <w:style w:type="table" w:styleId="TableGrid">
    <w:name w:val="Table Grid"/>
    <w:basedOn w:val="TableNormal"/>
    <w:uiPriority w:val="99"/>
    <w:rsid w:val="00D444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444BD"/>
    <w:rPr>
      <w:b/>
    </w:rPr>
  </w:style>
  <w:style w:type="character" w:customStyle="1" w:styleId="TextBoldItalics">
    <w:name w:val="Text Bold Italics"/>
    <w:rsid w:val="00D444BD"/>
    <w:rPr>
      <w:b/>
      <w:i/>
    </w:rPr>
  </w:style>
  <w:style w:type="paragraph" w:styleId="TOC4">
    <w:name w:val="toc 4"/>
    <w:basedOn w:val="Normal"/>
    <w:next w:val="Normal"/>
    <w:autoRedefine/>
    <w:uiPriority w:val="39"/>
    <w:rsid w:val="00D444BD"/>
    <w:pPr>
      <w:ind w:left="720"/>
    </w:pPr>
    <w:rPr>
      <w:rFonts w:ascii="Arial" w:hAnsi="Arial"/>
    </w:rPr>
  </w:style>
  <w:style w:type="paragraph" w:customStyle="1" w:styleId="CoverTitleInstructions">
    <w:name w:val="Cover Title Instructions"/>
    <w:basedOn w:val="InstructionalText1"/>
    <w:rsid w:val="00D444BD"/>
    <w:pPr>
      <w:jc w:val="center"/>
    </w:pPr>
    <w:rPr>
      <w:szCs w:val="28"/>
    </w:rPr>
  </w:style>
  <w:style w:type="paragraph" w:customStyle="1" w:styleId="InstructionalText1">
    <w:name w:val="Instructional Text 1"/>
    <w:basedOn w:val="Normal"/>
    <w:next w:val="BodyText"/>
    <w:link w:val="InstructionalText1Char"/>
    <w:rsid w:val="00D444BD"/>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D444BD"/>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D444BD"/>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D444BD"/>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D444BD"/>
    <w:pPr>
      <w:tabs>
        <w:tab w:val="clear" w:pos="900"/>
        <w:tab w:val="num" w:pos="1260"/>
      </w:tabs>
      <w:ind w:left="1260"/>
    </w:pPr>
  </w:style>
  <w:style w:type="paragraph" w:customStyle="1" w:styleId="BodyBullet2">
    <w:name w:val="Body Bullet 2"/>
    <w:basedOn w:val="Normal"/>
    <w:link w:val="BodyBullet2Char"/>
    <w:rsid w:val="00D444BD"/>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D444BD"/>
    <w:rPr>
      <w:rFonts w:ascii="Times New Roman" w:eastAsia="Times New Roman" w:hAnsi="Times New Roman" w:cs="Times New Roman"/>
      <w:iCs/>
    </w:rPr>
  </w:style>
  <w:style w:type="character" w:customStyle="1" w:styleId="InstructionalTextBold">
    <w:name w:val="Instructional Text Bold"/>
    <w:rsid w:val="00D444BD"/>
    <w:rPr>
      <w:b/>
      <w:bCs/>
      <w:color w:val="0000FF"/>
    </w:rPr>
  </w:style>
  <w:style w:type="paragraph" w:customStyle="1" w:styleId="InstructionalText2">
    <w:name w:val="Instructional Text 2"/>
    <w:basedOn w:val="InstructionalText1"/>
    <w:next w:val="BodyText"/>
    <w:link w:val="InstructionalText2Char"/>
    <w:rsid w:val="00D444BD"/>
    <w:pPr>
      <w:ind w:left="720"/>
    </w:pPr>
  </w:style>
  <w:style w:type="character" w:customStyle="1" w:styleId="InstructionalText2Char">
    <w:name w:val="Instructional Text 2 Char"/>
    <w:basedOn w:val="InstructionalText1Char"/>
    <w:link w:val="InstructionalText2"/>
    <w:rsid w:val="00D444BD"/>
    <w:rPr>
      <w:rFonts w:ascii="Times New Roman" w:eastAsia="Times New Roman" w:hAnsi="Times New Roman" w:cs="Times New Roman"/>
      <w:i/>
      <w:iCs/>
      <w:color w:val="0000FF"/>
      <w:sz w:val="24"/>
      <w:szCs w:val="20"/>
    </w:rPr>
  </w:style>
  <w:style w:type="paragraph" w:styleId="ListBullet4">
    <w:name w:val="List Bullet 4"/>
    <w:basedOn w:val="Normal"/>
    <w:autoRedefine/>
    <w:rsid w:val="00D444BD"/>
    <w:pPr>
      <w:tabs>
        <w:tab w:val="num" w:pos="1440"/>
      </w:tabs>
      <w:ind w:left="1440" w:hanging="360"/>
    </w:pPr>
  </w:style>
  <w:style w:type="paragraph" w:customStyle="1" w:styleId="InstructionalTable">
    <w:name w:val="Instructional Table"/>
    <w:basedOn w:val="Normal"/>
    <w:rsid w:val="00D444BD"/>
    <w:rPr>
      <w:i/>
      <w:color w:val="0000FF"/>
    </w:rPr>
  </w:style>
  <w:style w:type="paragraph" w:customStyle="1" w:styleId="Appendix1">
    <w:name w:val="Appendix 1"/>
    <w:next w:val="BodyText"/>
    <w:uiPriority w:val="99"/>
    <w:rsid w:val="00D444BD"/>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D444BD"/>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D444BD"/>
    <w:pPr>
      <w:spacing w:before="120" w:after="120"/>
    </w:pPr>
    <w:rPr>
      <w:i/>
      <w:color w:val="0000FF"/>
      <w:szCs w:val="20"/>
    </w:rPr>
  </w:style>
  <w:style w:type="character" w:customStyle="1" w:styleId="In-lineInstructionChar">
    <w:name w:val="In-line Instruction Char"/>
    <w:link w:val="In-lineInstruction"/>
    <w:rsid w:val="00D444BD"/>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D444BD"/>
    <w:pPr>
      <w:keepNext/>
      <w:keepLines/>
      <w:spacing w:before="40"/>
    </w:pPr>
    <w:rPr>
      <w:i/>
      <w:iCs/>
      <w:color w:val="0000FF"/>
      <w:szCs w:val="22"/>
    </w:rPr>
  </w:style>
  <w:style w:type="character" w:customStyle="1" w:styleId="TemplateInstructionsChar">
    <w:name w:val="Template Instructions Char"/>
    <w:link w:val="TemplateInstructions"/>
    <w:rsid w:val="00D444BD"/>
    <w:rPr>
      <w:rFonts w:ascii="Times New Roman" w:eastAsia="Times New Roman" w:hAnsi="Times New Roman" w:cs="Times New Roman"/>
      <w:i/>
      <w:iCs/>
      <w:color w:val="0000FF"/>
    </w:rPr>
  </w:style>
  <w:style w:type="paragraph" w:customStyle="1" w:styleId="BulletInstructions">
    <w:name w:val="Bullet Instructions"/>
    <w:basedOn w:val="Normal"/>
    <w:rsid w:val="00D444BD"/>
    <w:pPr>
      <w:numPr>
        <w:numId w:val="11"/>
      </w:numPr>
      <w:tabs>
        <w:tab w:val="num" w:pos="720"/>
      </w:tabs>
      <w:ind w:left="720"/>
    </w:pPr>
    <w:rPr>
      <w:i/>
      <w:color w:val="0000FF"/>
    </w:rPr>
  </w:style>
  <w:style w:type="paragraph" w:styleId="Caption">
    <w:name w:val="caption"/>
    <w:next w:val="BodyText"/>
    <w:link w:val="CaptionChar"/>
    <w:qFormat/>
    <w:rsid w:val="00D444BD"/>
    <w:pPr>
      <w:keepNext/>
      <w:keepLines/>
      <w:spacing w:after="60" w:line="240" w:lineRule="auto"/>
      <w:jc w:val="center"/>
    </w:pPr>
    <w:rPr>
      <w:rFonts w:ascii="Arial" w:eastAsia="Times New Roman" w:hAnsi="Arial" w:cs="Arial"/>
      <w:b/>
      <w:bCs/>
      <w:szCs w:val="20"/>
    </w:rPr>
  </w:style>
  <w:style w:type="character" w:customStyle="1" w:styleId="CaptionChar">
    <w:name w:val="Caption Char"/>
    <w:link w:val="Caption"/>
    <w:locked/>
    <w:rsid w:val="00D444BD"/>
    <w:rPr>
      <w:rFonts w:ascii="Arial" w:eastAsia="Times New Roman" w:hAnsi="Arial" w:cs="Arial"/>
      <w:b/>
      <w:bCs/>
      <w:szCs w:val="20"/>
    </w:rPr>
  </w:style>
  <w:style w:type="paragraph" w:customStyle="1" w:styleId="templateinstructions0">
    <w:name w:val="templateinstructions"/>
    <w:basedOn w:val="Normal"/>
    <w:rsid w:val="00D444BD"/>
    <w:pPr>
      <w:spacing w:before="100" w:beforeAutospacing="1" w:after="100" w:afterAutospacing="1"/>
    </w:pPr>
    <w:rPr>
      <w:sz w:val="24"/>
    </w:rPr>
  </w:style>
  <w:style w:type="paragraph" w:customStyle="1" w:styleId="CrossReference">
    <w:name w:val="CrossReference"/>
    <w:basedOn w:val="Normal"/>
    <w:rsid w:val="00D444BD"/>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D444BD"/>
    <w:pPr>
      <w:keepNext/>
      <w:keepLines/>
      <w:numPr>
        <w:numId w:val="12"/>
      </w:numPr>
      <w:tabs>
        <w:tab w:val="clear" w:pos="900"/>
        <w:tab w:val="left" w:pos="720"/>
      </w:tabs>
    </w:pPr>
  </w:style>
  <w:style w:type="character" w:customStyle="1" w:styleId="BodyItalic">
    <w:name w:val="Body Italic"/>
    <w:rsid w:val="00D444BD"/>
    <w:rPr>
      <w:i/>
    </w:rPr>
  </w:style>
  <w:style w:type="paragraph" w:customStyle="1" w:styleId="TableHeadingCentered">
    <w:name w:val="Table Heading Centered"/>
    <w:basedOn w:val="TableHeading"/>
    <w:rsid w:val="00D444BD"/>
    <w:pPr>
      <w:jc w:val="center"/>
    </w:pPr>
    <w:rPr>
      <w:rFonts w:cs="Times New Roman"/>
      <w:sz w:val="16"/>
      <w:szCs w:val="16"/>
    </w:rPr>
  </w:style>
  <w:style w:type="paragraph" w:styleId="TOC5">
    <w:name w:val="toc 5"/>
    <w:basedOn w:val="Normal"/>
    <w:next w:val="Normal"/>
    <w:autoRedefine/>
    <w:uiPriority w:val="39"/>
    <w:rsid w:val="00D444BD"/>
    <w:pPr>
      <w:ind w:left="880"/>
    </w:pPr>
  </w:style>
  <w:style w:type="paragraph" w:styleId="TOC6">
    <w:name w:val="toc 6"/>
    <w:basedOn w:val="Normal"/>
    <w:next w:val="Normal"/>
    <w:autoRedefine/>
    <w:uiPriority w:val="39"/>
    <w:rsid w:val="00D444BD"/>
    <w:pPr>
      <w:ind w:left="1100"/>
    </w:pPr>
  </w:style>
  <w:style w:type="paragraph" w:styleId="TOC7">
    <w:name w:val="toc 7"/>
    <w:basedOn w:val="Normal"/>
    <w:next w:val="Normal"/>
    <w:autoRedefine/>
    <w:uiPriority w:val="39"/>
    <w:rsid w:val="00D444BD"/>
    <w:pPr>
      <w:ind w:left="1320"/>
    </w:pPr>
  </w:style>
  <w:style w:type="paragraph" w:styleId="TOC8">
    <w:name w:val="toc 8"/>
    <w:basedOn w:val="Normal"/>
    <w:next w:val="Normal"/>
    <w:autoRedefine/>
    <w:uiPriority w:val="39"/>
    <w:rsid w:val="00D444BD"/>
    <w:pPr>
      <w:ind w:left="1540"/>
    </w:pPr>
  </w:style>
  <w:style w:type="paragraph" w:styleId="TOC9">
    <w:name w:val="toc 9"/>
    <w:basedOn w:val="Normal"/>
    <w:next w:val="Normal"/>
    <w:autoRedefine/>
    <w:uiPriority w:val="39"/>
    <w:rsid w:val="00D444BD"/>
    <w:pPr>
      <w:ind w:left="1760"/>
    </w:pPr>
  </w:style>
  <w:style w:type="paragraph" w:styleId="BalloonText">
    <w:name w:val="Balloon Text"/>
    <w:basedOn w:val="Normal"/>
    <w:link w:val="BalloonTextChar"/>
    <w:uiPriority w:val="99"/>
    <w:rsid w:val="00D444BD"/>
    <w:rPr>
      <w:rFonts w:ascii="Tahoma" w:hAnsi="Tahoma" w:cs="Tahoma"/>
      <w:sz w:val="16"/>
      <w:szCs w:val="16"/>
    </w:rPr>
  </w:style>
  <w:style w:type="character" w:customStyle="1" w:styleId="BalloonTextChar">
    <w:name w:val="Balloon Text Char"/>
    <w:basedOn w:val="DefaultParagraphFont"/>
    <w:link w:val="BalloonText"/>
    <w:uiPriority w:val="99"/>
    <w:rsid w:val="00D444BD"/>
    <w:rPr>
      <w:rFonts w:ascii="Tahoma" w:eastAsia="Times New Roman" w:hAnsi="Tahoma" w:cs="Tahoma"/>
      <w:sz w:val="16"/>
      <w:szCs w:val="16"/>
    </w:rPr>
  </w:style>
  <w:style w:type="paragraph" w:customStyle="1" w:styleId="InstructionalTextMainTitle">
    <w:name w:val="Instructional Text Main Title"/>
    <w:basedOn w:val="InstructionalText1"/>
    <w:next w:val="Title"/>
    <w:rsid w:val="00D444BD"/>
    <w:pPr>
      <w:jc w:val="center"/>
    </w:pPr>
    <w:rPr>
      <w:szCs w:val="22"/>
    </w:rPr>
  </w:style>
  <w:style w:type="paragraph" w:customStyle="1" w:styleId="InstructionalTextTitle2">
    <w:name w:val="Instructional Text Title 2"/>
    <w:basedOn w:val="Title2"/>
    <w:next w:val="Title2"/>
    <w:rsid w:val="00D444BD"/>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rsid w:val="00D444BD"/>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rsid w:val="00D444BD"/>
    <w:rPr>
      <w:rFonts w:ascii="Garamond" w:eastAsia="Times New Roman" w:hAnsi="Garamond" w:cs="Times New Roman"/>
      <w:sz w:val="24"/>
      <w:szCs w:val="24"/>
    </w:rPr>
  </w:style>
  <w:style w:type="paragraph" w:customStyle="1" w:styleId="InstructionalText">
    <w:name w:val="Instructional Text"/>
    <w:basedOn w:val="Normal"/>
    <w:link w:val="InstructionalTextChar"/>
    <w:rsid w:val="00D444BD"/>
    <w:pPr>
      <w:keepLines/>
      <w:autoSpaceDE w:val="0"/>
      <w:autoSpaceDN w:val="0"/>
      <w:adjustRightInd w:val="0"/>
      <w:spacing w:before="60" w:after="120" w:line="240" w:lineRule="atLeast"/>
    </w:pPr>
    <w:rPr>
      <w:rFonts w:ascii="Garamond" w:hAnsi="Garamond"/>
      <w:i/>
      <w:iCs/>
      <w:color w:val="0000FF"/>
      <w:sz w:val="24"/>
      <w:szCs w:val="20"/>
    </w:rPr>
  </w:style>
  <w:style w:type="character" w:customStyle="1" w:styleId="InstructionalTextChar">
    <w:name w:val="Instructional Text Char"/>
    <w:basedOn w:val="DefaultParagraphFont"/>
    <w:link w:val="InstructionalText"/>
    <w:rsid w:val="00D444BD"/>
    <w:rPr>
      <w:rFonts w:ascii="Garamond" w:eastAsia="Times New Roman" w:hAnsi="Garamond" w:cs="Times New Roman"/>
      <w:i/>
      <w:iCs/>
      <w:color w:val="0000FF"/>
      <w:sz w:val="24"/>
      <w:szCs w:val="20"/>
    </w:rPr>
  </w:style>
  <w:style w:type="paragraph" w:customStyle="1" w:styleId="Appendix3">
    <w:name w:val="Appendix 3"/>
    <w:basedOn w:val="Appendix2"/>
    <w:rsid w:val="00D444BD"/>
    <w:pPr>
      <w:numPr>
        <w:ilvl w:val="0"/>
        <w:numId w:val="0"/>
      </w:numPr>
      <w:tabs>
        <w:tab w:val="left" w:pos="1080"/>
      </w:tabs>
      <w:ind w:left="1080" w:hanging="1080"/>
    </w:pPr>
    <w:rPr>
      <w:sz w:val="28"/>
    </w:rPr>
  </w:style>
  <w:style w:type="paragraph" w:styleId="ListParagraph">
    <w:name w:val="List Paragraph"/>
    <w:aliases w:val="Bullet Number"/>
    <w:basedOn w:val="Normal"/>
    <w:link w:val="ListParagraphChar"/>
    <w:uiPriority w:val="34"/>
    <w:qFormat/>
    <w:rsid w:val="00D444BD"/>
    <w:pPr>
      <w:spacing w:before="60" w:after="60"/>
      <w:ind w:left="720"/>
    </w:pPr>
    <w:rPr>
      <w:sz w:val="24"/>
    </w:rPr>
  </w:style>
  <w:style w:type="character" w:customStyle="1" w:styleId="ListParagraphChar">
    <w:name w:val="List Paragraph Char"/>
    <w:aliases w:val="Bullet Number Char"/>
    <w:link w:val="ListParagraph"/>
    <w:uiPriority w:val="34"/>
    <w:locked/>
    <w:rsid w:val="00D444BD"/>
    <w:rPr>
      <w:rFonts w:ascii="Times New Roman" w:eastAsia="Times New Roman" w:hAnsi="Times New Roman" w:cs="Times New Roman"/>
      <w:sz w:val="24"/>
      <w:szCs w:val="24"/>
    </w:rPr>
  </w:style>
  <w:style w:type="table" w:customStyle="1" w:styleId="TableGrid2">
    <w:name w:val="Table Grid2"/>
    <w:basedOn w:val="TableNormal"/>
    <w:next w:val="TableGrid"/>
    <w:uiPriority w:val="99"/>
    <w:rsid w:val="00D444BD"/>
    <w:pPr>
      <w:spacing w:after="0" w:line="240" w:lineRule="auto"/>
    </w:pPr>
    <w:rPr>
      <w:rFonts w:ascii="Times New Roman" w:eastAsia="Calibri"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99"/>
    <w:rsid w:val="00D444BD"/>
    <w:pPr>
      <w:spacing w:after="0" w:line="240" w:lineRule="auto"/>
    </w:pPr>
    <w:rPr>
      <w:rFonts w:ascii="Times New Roman" w:eastAsia="Calibri"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99"/>
    <w:rsid w:val="00D444BD"/>
    <w:pPr>
      <w:spacing w:after="0" w:line="240" w:lineRule="auto"/>
    </w:pPr>
    <w:rPr>
      <w:rFonts w:ascii="Times New Roman" w:eastAsia="Calibri"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qFormat/>
    <w:rsid w:val="00D444BD"/>
    <w:pPr>
      <w:spacing w:after="120" w:line="480" w:lineRule="auto"/>
    </w:pPr>
  </w:style>
  <w:style w:type="character" w:customStyle="1" w:styleId="BodyText2Char">
    <w:name w:val="Body Text 2 Char"/>
    <w:basedOn w:val="DefaultParagraphFont"/>
    <w:link w:val="BodyText2"/>
    <w:rsid w:val="00D444BD"/>
    <w:rPr>
      <w:rFonts w:ascii="Times New Roman" w:eastAsia="Times New Roman" w:hAnsi="Times New Roman" w:cs="Times New Roman"/>
      <w:szCs w:val="24"/>
    </w:rPr>
  </w:style>
  <w:style w:type="paragraph" w:customStyle="1" w:styleId="Disclaimer">
    <w:name w:val="Disclaimer"/>
    <w:rsid w:val="00D444BD"/>
    <w:pPr>
      <w:spacing w:before="60" w:after="60" w:line="300" w:lineRule="auto"/>
      <w:ind w:left="567" w:right="1134"/>
    </w:pPr>
    <w:rPr>
      <w:rFonts w:ascii="Arial" w:eastAsia="MS Mincho" w:hAnsi="Arial" w:cs="Times New Roman"/>
      <w:sz w:val="16"/>
      <w:szCs w:val="20"/>
      <w:lang w:eastAsia="en-GB"/>
    </w:rPr>
  </w:style>
  <w:style w:type="character" w:customStyle="1" w:styleId="Bold">
    <w:name w:val="Bold"/>
    <w:rsid w:val="00D444BD"/>
    <w:rPr>
      <w:b/>
    </w:rPr>
  </w:style>
  <w:style w:type="paragraph" w:customStyle="1" w:styleId="BulletedList">
    <w:name w:val="Bulleted List"/>
    <w:rsid w:val="00D444BD"/>
    <w:pPr>
      <w:numPr>
        <w:numId w:val="34"/>
      </w:numPr>
      <w:spacing w:before="60" w:after="60" w:line="300" w:lineRule="auto"/>
    </w:pPr>
    <w:rPr>
      <w:rFonts w:ascii="Helvetica" w:eastAsia="MS Mincho" w:hAnsi="Helvetica" w:cs="Times New Roman"/>
      <w:sz w:val="20"/>
      <w:szCs w:val="20"/>
      <w:lang w:val="en-GB" w:eastAsia="en-GB"/>
    </w:rPr>
  </w:style>
  <w:style w:type="paragraph" w:customStyle="1" w:styleId="Code">
    <w:name w:val="Code"/>
    <w:basedOn w:val="Normal"/>
    <w:qFormat/>
    <w:rsid w:val="00D444BD"/>
    <w:pPr>
      <w:tabs>
        <w:tab w:val="left" w:pos="1134"/>
      </w:tabs>
      <w:spacing w:before="120" w:after="120" w:line="300" w:lineRule="auto"/>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character" w:customStyle="1" w:styleId="NoteChar">
    <w:name w:val="Note Char"/>
    <w:basedOn w:val="DefaultParagraphFont"/>
    <w:link w:val="Note"/>
    <w:rsid w:val="00D444BD"/>
    <w:rPr>
      <w:rFonts w:eastAsia="Calibri" w:cs="Arial"/>
      <w:szCs w:val="24"/>
      <w:shd w:val="clear" w:color="auto" w:fill="E0E0E0"/>
    </w:rPr>
  </w:style>
  <w:style w:type="paragraph" w:customStyle="1" w:styleId="Note">
    <w:name w:val="Note"/>
    <w:link w:val="NoteChar"/>
    <w:rsid w:val="00D444BD"/>
    <w:pPr>
      <w:pBdr>
        <w:top w:val="single" w:sz="6" w:space="1" w:color="auto"/>
        <w:bottom w:val="single" w:sz="6" w:space="1" w:color="auto"/>
      </w:pBdr>
      <w:shd w:val="clear" w:color="auto" w:fill="E0E0E0"/>
      <w:spacing w:before="120" w:after="120" w:line="240" w:lineRule="auto"/>
      <w:ind w:left="648" w:hanging="648"/>
      <w:contextualSpacing/>
    </w:pPr>
    <w:rPr>
      <w:rFonts w:eastAsia="Calibri" w:cs="Arial"/>
      <w:szCs w:val="24"/>
    </w:rPr>
  </w:style>
  <w:style w:type="paragraph" w:styleId="FootnoteText">
    <w:name w:val="footnote text"/>
    <w:basedOn w:val="Normal"/>
    <w:link w:val="FootnoteTextChar"/>
    <w:uiPriority w:val="99"/>
    <w:rsid w:val="00D444BD"/>
    <w:pPr>
      <w:spacing w:before="60" w:after="60"/>
    </w:pPr>
    <w:rPr>
      <w:rFonts w:eastAsia="Calibri"/>
      <w:sz w:val="20"/>
      <w:szCs w:val="22"/>
    </w:rPr>
  </w:style>
  <w:style w:type="character" w:customStyle="1" w:styleId="FootnoteTextChar">
    <w:name w:val="Footnote Text Char"/>
    <w:basedOn w:val="DefaultParagraphFont"/>
    <w:link w:val="FootnoteText"/>
    <w:uiPriority w:val="99"/>
    <w:rsid w:val="00D444BD"/>
    <w:rPr>
      <w:rFonts w:ascii="Times New Roman" w:eastAsia="Calibri" w:hAnsi="Times New Roman" w:cs="Times New Roman"/>
      <w:sz w:val="20"/>
    </w:rPr>
  </w:style>
  <w:style w:type="paragraph" w:styleId="Index1">
    <w:name w:val="index 1"/>
    <w:basedOn w:val="Normal"/>
    <w:next w:val="Normal"/>
    <w:uiPriority w:val="99"/>
    <w:rsid w:val="00D444BD"/>
    <w:pPr>
      <w:spacing w:before="60" w:after="60"/>
    </w:pPr>
    <w:rPr>
      <w:rFonts w:eastAsia="Calibri"/>
      <w:sz w:val="24"/>
      <w:szCs w:val="22"/>
    </w:rPr>
  </w:style>
  <w:style w:type="character" w:customStyle="1" w:styleId="Italic">
    <w:name w:val="Italic"/>
    <w:rsid w:val="00D444BD"/>
    <w:rPr>
      <w:i/>
    </w:rPr>
  </w:style>
  <w:style w:type="paragraph" w:customStyle="1" w:styleId="NumberedList">
    <w:name w:val="Numbered List"/>
    <w:rsid w:val="00D444BD"/>
    <w:pPr>
      <w:tabs>
        <w:tab w:val="left" w:pos="1134"/>
      </w:tabs>
      <w:spacing w:before="120" w:after="120" w:line="300" w:lineRule="auto"/>
      <w:ind w:left="1134" w:hanging="567"/>
    </w:pPr>
    <w:rPr>
      <w:rFonts w:ascii="Helvetica" w:eastAsia="MS Mincho" w:hAnsi="Helvetica" w:cs="Times New Roman"/>
      <w:sz w:val="20"/>
      <w:szCs w:val="20"/>
      <w:lang w:eastAsia="en-GB"/>
    </w:rPr>
  </w:style>
  <w:style w:type="paragraph" w:customStyle="1" w:styleId="Appendix">
    <w:name w:val="Appendix"/>
    <w:next w:val="Normal"/>
    <w:semiHidden/>
    <w:rsid w:val="00D444BD"/>
    <w:pPr>
      <w:keepNext/>
      <w:pageBreakBefore/>
      <w:numPr>
        <w:numId w:val="31"/>
      </w:numPr>
      <w:tabs>
        <w:tab w:val="left" w:pos="1134"/>
      </w:tabs>
      <w:spacing w:before="60" w:after="240" w:line="300" w:lineRule="auto"/>
    </w:pPr>
    <w:rPr>
      <w:rFonts w:ascii="Helvetica" w:eastAsia="MS Mincho" w:hAnsi="Helvetica" w:cs="Arial"/>
      <w:b/>
      <w:bCs/>
      <w:color w:val="98968A"/>
      <w:kern w:val="32"/>
      <w:sz w:val="48"/>
      <w:szCs w:val="48"/>
      <w:lang w:val="en-GB" w:eastAsia="en-GB"/>
    </w:rPr>
  </w:style>
  <w:style w:type="character" w:customStyle="1" w:styleId="TableSpacerChar">
    <w:name w:val="Table Spacer Char"/>
    <w:basedOn w:val="DefaultParagraphFont"/>
    <w:link w:val="TableSpacer"/>
    <w:rsid w:val="00D444BD"/>
    <w:rPr>
      <w:rFonts w:eastAsia="Calibri"/>
      <w:sz w:val="16"/>
      <w:szCs w:val="24"/>
    </w:rPr>
  </w:style>
  <w:style w:type="paragraph" w:customStyle="1" w:styleId="TableSpacer">
    <w:name w:val="Table Spacer"/>
    <w:basedOn w:val="BodyText"/>
    <w:link w:val="TableSpacerChar"/>
    <w:rsid w:val="00D444BD"/>
    <w:pPr>
      <w:autoSpaceDE w:val="0"/>
      <w:autoSpaceDN w:val="0"/>
      <w:adjustRightInd w:val="0"/>
      <w:spacing w:before="60" w:after="200"/>
      <w:ind w:left="187"/>
    </w:pPr>
    <w:rPr>
      <w:rFonts w:asciiTheme="minorHAnsi" w:eastAsia="Calibri" w:hAnsiTheme="minorHAnsi" w:cstheme="minorBidi"/>
      <w:sz w:val="16"/>
      <w:szCs w:val="24"/>
    </w:rPr>
  </w:style>
  <w:style w:type="paragraph" w:customStyle="1" w:styleId="BulletedList2">
    <w:name w:val="Bulleted List 2"/>
    <w:rsid w:val="00D444BD"/>
    <w:pPr>
      <w:numPr>
        <w:numId w:val="35"/>
      </w:numPr>
      <w:tabs>
        <w:tab w:val="left" w:pos="1701"/>
      </w:tabs>
      <w:spacing w:before="60" w:after="60" w:line="300" w:lineRule="auto"/>
    </w:pPr>
    <w:rPr>
      <w:rFonts w:ascii="Helvetica" w:eastAsia="Times New Roman" w:hAnsi="Helvetica" w:cs="Times New Roman"/>
      <w:sz w:val="20"/>
      <w:szCs w:val="20"/>
      <w:lang w:eastAsia="en-GB"/>
    </w:rPr>
  </w:style>
  <w:style w:type="paragraph" w:customStyle="1" w:styleId="Comments">
    <w:name w:val="Comments"/>
    <w:rsid w:val="00D444BD"/>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s="Times New Roman"/>
      <w:color w:val="282282"/>
      <w:sz w:val="20"/>
      <w:szCs w:val="20"/>
      <w:lang w:eastAsia="en-GB"/>
    </w:rPr>
  </w:style>
  <w:style w:type="paragraph" w:customStyle="1" w:styleId="BulletedList3">
    <w:name w:val="Bulleted List 3"/>
    <w:rsid w:val="00D444BD"/>
    <w:pPr>
      <w:tabs>
        <w:tab w:val="num" w:pos="1800"/>
        <w:tab w:val="left" w:pos="2268"/>
      </w:tabs>
      <w:snapToGrid w:val="0"/>
      <w:spacing w:before="60" w:after="60" w:line="300" w:lineRule="auto"/>
      <w:ind w:left="2268" w:hanging="567"/>
    </w:pPr>
    <w:rPr>
      <w:rFonts w:ascii="Helvetica" w:eastAsia="MS PGothic" w:hAnsi="Helvetica" w:cs="Times New Roman"/>
      <w:sz w:val="20"/>
      <w:szCs w:val="20"/>
      <w:lang w:eastAsia="en-GB"/>
    </w:rPr>
  </w:style>
  <w:style w:type="paragraph" w:styleId="HTMLPreformatted">
    <w:name w:val="HTML Preformatted"/>
    <w:basedOn w:val="Normal"/>
    <w:link w:val="HTMLPreformattedChar"/>
    <w:uiPriority w:val="99"/>
    <w:rsid w:val="00D444BD"/>
    <w:pPr>
      <w:spacing w:before="60" w:after="60"/>
    </w:pPr>
    <w:rPr>
      <w:rFonts w:ascii="Courier New" w:eastAsia="Calibri" w:hAnsi="Courier New" w:cs="Courier New"/>
      <w:sz w:val="20"/>
      <w:szCs w:val="22"/>
    </w:rPr>
  </w:style>
  <w:style w:type="character" w:customStyle="1" w:styleId="HTMLPreformattedChar">
    <w:name w:val="HTML Preformatted Char"/>
    <w:basedOn w:val="DefaultParagraphFont"/>
    <w:link w:val="HTMLPreformatted"/>
    <w:uiPriority w:val="99"/>
    <w:rsid w:val="00D444BD"/>
    <w:rPr>
      <w:rFonts w:ascii="Courier New" w:eastAsia="Calibri" w:hAnsi="Courier New" w:cs="Courier New"/>
      <w:sz w:val="20"/>
    </w:rPr>
  </w:style>
  <w:style w:type="character" w:styleId="HTMLCode">
    <w:name w:val="HTML Code"/>
    <w:basedOn w:val="DefaultParagraphFont"/>
    <w:uiPriority w:val="99"/>
    <w:rsid w:val="00D444BD"/>
    <w:rPr>
      <w:rFonts w:ascii="Courier New" w:hAnsi="Courier New" w:cs="Courier New"/>
      <w:sz w:val="20"/>
      <w:szCs w:val="20"/>
    </w:rPr>
  </w:style>
  <w:style w:type="paragraph" w:styleId="TableofFigures">
    <w:name w:val="table of figures"/>
    <w:basedOn w:val="Normal"/>
    <w:next w:val="Normal"/>
    <w:uiPriority w:val="99"/>
    <w:rsid w:val="00D444BD"/>
    <w:pPr>
      <w:spacing w:before="60"/>
    </w:pPr>
    <w:rPr>
      <w:rFonts w:ascii="Calibri" w:eastAsia="Calibri" w:hAnsi="Calibri"/>
      <w:i/>
      <w:iCs/>
      <w:sz w:val="20"/>
      <w:szCs w:val="20"/>
    </w:rPr>
  </w:style>
  <w:style w:type="paragraph" w:styleId="CommentText">
    <w:name w:val="annotation text"/>
    <w:basedOn w:val="Normal"/>
    <w:link w:val="CommentTextChar"/>
    <w:rsid w:val="00D444BD"/>
    <w:pPr>
      <w:spacing w:before="60" w:after="60"/>
    </w:pPr>
    <w:rPr>
      <w:rFonts w:eastAsia="Calibri"/>
      <w:sz w:val="20"/>
      <w:szCs w:val="22"/>
    </w:rPr>
  </w:style>
  <w:style w:type="character" w:customStyle="1" w:styleId="CommentTextChar">
    <w:name w:val="Comment Text Char"/>
    <w:basedOn w:val="DefaultParagraphFont"/>
    <w:link w:val="CommentText"/>
    <w:uiPriority w:val="99"/>
    <w:rsid w:val="00D444BD"/>
    <w:rPr>
      <w:rFonts w:ascii="Times New Roman" w:eastAsia="Calibri" w:hAnsi="Times New Roman" w:cs="Times New Roman"/>
      <w:sz w:val="20"/>
    </w:rPr>
  </w:style>
  <w:style w:type="paragraph" w:styleId="CommentSubject">
    <w:name w:val="annotation subject"/>
    <w:basedOn w:val="CommentText"/>
    <w:next w:val="CommentText"/>
    <w:link w:val="CommentSubjectChar"/>
    <w:uiPriority w:val="99"/>
    <w:rsid w:val="00D444BD"/>
    <w:rPr>
      <w:b/>
      <w:bCs/>
      <w:i/>
    </w:rPr>
  </w:style>
  <w:style w:type="character" w:customStyle="1" w:styleId="CommentSubjectChar">
    <w:name w:val="Comment Subject Char"/>
    <w:basedOn w:val="CommentTextChar"/>
    <w:link w:val="CommentSubject"/>
    <w:uiPriority w:val="99"/>
    <w:rsid w:val="00D444BD"/>
    <w:rPr>
      <w:rFonts w:ascii="Times New Roman" w:eastAsia="Calibri" w:hAnsi="Times New Roman" w:cs="Times New Roman"/>
      <w:b/>
      <w:bCs/>
      <w:i/>
      <w:sz w:val="20"/>
    </w:rPr>
  </w:style>
  <w:style w:type="character" w:customStyle="1" w:styleId="HTMLCode1">
    <w:name w:val="HTML Code1"/>
    <w:basedOn w:val="DefaultParagraphFont"/>
    <w:rsid w:val="00D444BD"/>
    <w:rPr>
      <w:rFonts w:ascii="Courier New" w:eastAsia="MS Mincho" w:hAnsi="Courier New" w:cs="Courier New"/>
      <w:color w:val="333333"/>
      <w:sz w:val="18"/>
      <w:szCs w:val="18"/>
    </w:rPr>
  </w:style>
  <w:style w:type="paragraph" w:customStyle="1" w:styleId="Question">
    <w:name w:val="Question"/>
    <w:basedOn w:val="Normal"/>
    <w:next w:val="Normal"/>
    <w:rsid w:val="00D444BD"/>
    <w:pPr>
      <w:numPr>
        <w:numId w:val="36"/>
      </w:numPr>
      <w:pBdr>
        <w:top w:val="single" w:sz="4" w:space="1" w:color="auto"/>
        <w:bottom w:val="single" w:sz="4" w:space="1" w:color="auto"/>
      </w:pBdr>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444BD"/>
    <w:pPr>
      <w:keepNext/>
      <w:pBdr>
        <w:top w:val="single" w:sz="6" w:space="1" w:color="auto"/>
      </w:pBdr>
      <w:tabs>
        <w:tab w:val="clear" w:pos="900"/>
        <w:tab w:val="num" w:pos="504"/>
        <w:tab w:val="num" w:pos="720"/>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Instructions">
    <w:name w:val="Instructions"/>
    <w:rsid w:val="00D444BD"/>
    <w:pPr>
      <w:spacing w:before="120" w:after="120" w:line="240" w:lineRule="auto"/>
      <w:ind w:left="288"/>
    </w:pPr>
    <w:rPr>
      <w:rFonts w:ascii="Arial" w:eastAsia="MS Mincho" w:hAnsi="Arial" w:cs="Times New Roman"/>
      <w:i/>
      <w:color w:val="333399"/>
      <w:sz w:val="20"/>
      <w:szCs w:val="20"/>
      <w:lang w:eastAsia="en-GB"/>
    </w:rPr>
  </w:style>
  <w:style w:type="character" w:styleId="Strong">
    <w:name w:val="Strong"/>
    <w:basedOn w:val="DefaultParagraphFont"/>
    <w:uiPriority w:val="22"/>
    <w:qFormat/>
    <w:rsid w:val="00D444BD"/>
    <w:rPr>
      <w:rFonts w:cs="Times New Roman"/>
      <w:b/>
      <w:bCs/>
    </w:rPr>
  </w:style>
  <w:style w:type="paragraph" w:customStyle="1" w:styleId="AppHeading1">
    <w:name w:val="AppHeading 1"/>
    <w:aliases w:val="A1"/>
    <w:basedOn w:val="Normal"/>
    <w:next w:val="Normal"/>
    <w:autoRedefine/>
    <w:rsid w:val="00D444BD"/>
    <w:pPr>
      <w:keepNext/>
      <w:numPr>
        <w:numId w:val="32"/>
      </w:numPr>
      <w:autoSpaceDE w:val="0"/>
      <w:autoSpaceDN w:val="0"/>
      <w:adjustRightInd w:val="0"/>
      <w:spacing w:before="360" w:after="60"/>
      <w:outlineLvl w:val="0"/>
    </w:pPr>
    <w:rPr>
      <w:rFonts w:ascii="Arial Bold" w:eastAsia="Calibri" w:hAnsi="Arial Bold"/>
      <w:b/>
      <w:color w:val="0000FF"/>
      <w:sz w:val="36"/>
      <w:szCs w:val="20"/>
    </w:rPr>
  </w:style>
  <w:style w:type="paragraph" w:customStyle="1" w:styleId="AppHeading2">
    <w:name w:val="AppHeading 2"/>
    <w:aliases w:val="A2"/>
    <w:basedOn w:val="Normal"/>
    <w:next w:val="Normal"/>
    <w:autoRedefine/>
    <w:rsid w:val="00D444BD"/>
    <w:pPr>
      <w:keepNext/>
      <w:numPr>
        <w:ilvl w:val="1"/>
        <w:numId w:val="32"/>
      </w:numPr>
      <w:autoSpaceDE w:val="0"/>
      <w:autoSpaceDN w:val="0"/>
      <w:adjustRightInd w:val="0"/>
      <w:spacing w:before="240" w:after="60"/>
      <w:outlineLvl w:val="1"/>
    </w:pPr>
    <w:rPr>
      <w:rFonts w:ascii="Arial Bold" w:eastAsia="Calibri" w:hAnsi="Arial Bold"/>
      <w:b/>
      <w:color w:val="0000FF"/>
      <w:sz w:val="32"/>
      <w:szCs w:val="20"/>
    </w:rPr>
  </w:style>
  <w:style w:type="paragraph" w:customStyle="1" w:styleId="AppHeading4">
    <w:name w:val="AppHeading 4"/>
    <w:aliases w:val="A4"/>
    <w:basedOn w:val="Normal"/>
    <w:next w:val="Normal"/>
    <w:autoRedefine/>
    <w:rsid w:val="00D444BD"/>
    <w:pPr>
      <w:numPr>
        <w:ilvl w:val="3"/>
        <w:numId w:val="32"/>
      </w:numPr>
      <w:autoSpaceDE w:val="0"/>
      <w:autoSpaceDN w:val="0"/>
      <w:adjustRightInd w:val="0"/>
      <w:spacing w:before="60" w:after="60"/>
      <w:outlineLvl w:val="3"/>
    </w:pPr>
    <w:rPr>
      <w:rFonts w:ascii="Arial Bold" w:eastAsia="Calibri" w:hAnsi="Arial Bold"/>
      <w:b/>
      <w:color w:val="0000FF"/>
      <w:sz w:val="26"/>
      <w:szCs w:val="20"/>
    </w:rPr>
  </w:style>
  <w:style w:type="paragraph" w:customStyle="1" w:styleId="TableHeaderText">
    <w:name w:val="Table Header Text"/>
    <w:basedOn w:val="Normal"/>
    <w:link w:val="TableHeaderTextChar"/>
    <w:rsid w:val="00D444BD"/>
    <w:pPr>
      <w:spacing w:before="100" w:after="60"/>
      <w:jc w:val="center"/>
    </w:pPr>
    <w:rPr>
      <w:rFonts w:eastAsia="Calibri"/>
      <w:b/>
      <w:sz w:val="24"/>
      <w:szCs w:val="20"/>
    </w:rPr>
  </w:style>
  <w:style w:type="character" w:customStyle="1" w:styleId="TableHeaderTextChar">
    <w:name w:val="Table Header Text Char"/>
    <w:basedOn w:val="DefaultParagraphFont"/>
    <w:link w:val="TableHeaderText"/>
    <w:rsid w:val="00D444BD"/>
    <w:rPr>
      <w:rFonts w:ascii="Times New Roman" w:eastAsia="Calibri" w:hAnsi="Times New Roman" w:cs="Times New Roman"/>
      <w:b/>
      <w:sz w:val="24"/>
      <w:szCs w:val="20"/>
    </w:rPr>
  </w:style>
  <w:style w:type="character" w:styleId="CommentReference">
    <w:name w:val="annotation reference"/>
    <w:basedOn w:val="DefaultParagraphFont"/>
    <w:rsid w:val="00D444BD"/>
    <w:rPr>
      <w:rFonts w:cs="Times New Roman"/>
      <w:sz w:val="16"/>
    </w:rPr>
  </w:style>
  <w:style w:type="paragraph" w:styleId="BodyText3">
    <w:name w:val="Body Text 3"/>
    <w:basedOn w:val="BodyText"/>
    <w:link w:val="BodyText3Char"/>
    <w:qFormat/>
    <w:rsid w:val="00D444BD"/>
    <w:pPr>
      <w:autoSpaceDE w:val="0"/>
      <w:autoSpaceDN w:val="0"/>
      <w:adjustRightInd w:val="0"/>
      <w:spacing w:before="60" w:after="200"/>
      <w:ind w:left="547"/>
    </w:pPr>
    <w:rPr>
      <w:rFonts w:eastAsia="Calibri"/>
      <w:szCs w:val="24"/>
    </w:rPr>
  </w:style>
  <w:style w:type="character" w:customStyle="1" w:styleId="BodyText3Char">
    <w:name w:val="Body Text 3 Char"/>
    <w:basedOn w:val="DefaultParagraphFont"/>
    <w:link w:val="BodyText3"/>
    <w:rsid w:val="00D444BD"/>
    <w:rPr>
      <w:rFonts w:ascii="Times New Roman" w:eastAsia="Calibri" w:hAnsi="Times New Roman" w:cs="Times New Roman"/>
      <w:sz w:val="24"/>
      <w:szCs w:val="24"/>
    </w:rPr>
  </w:style>
  <w:style w:type="paragraph" w:customStyle="1" w:styleId="BodyText4">
    <w:name w:val="Body Text 4"/>
    <w:basedOn w:val="BodyText3"/>
    <w:uiPriority w:val="99"/>
    <w:rsid w:val="00D444BD"/>
    <w:pPr>
      <w:widowControl w:val="0"/>
      <w:ind w:left="720"/>
    </w:pPr>
    <w:rPr>
      <w:szCs w:val="22"/>
    </w:rPr>
  </w:style>
  <w:style w:type="paragraph" w:customStyle="1" w:styleId="BodyText5">
    <w:name w:val="Body Text 5"/>
    <w:basedOn w:val="BodyText4"/>
    <w:rsid w:val="00D444BD"/>
    <w:pPr>
      <w:ind w:left="1080"/>
    </w:pPr>
  </w:style>
  <w:style w:type="character" w:customStyle="1" w:styleId="BodyTextChar1">
    <w:name w:val="Body Text Char1"/>
    <w:basedOn w:val="DefaultParagraphFont"/>
    <w:rsid w:val="00D444BD"/>
    <w:rPr>
      <w:iCs/>
      <w:sz w:val="22"/>
      <w:szCs w:val="22"/>
      <w:lang w:val="en-US" w:eastAsia="en-US" w:bidi="ar-SA"/>
    </w:rPr>
  </w:style>
  <w:style w:type="paragraph" w:styleId="BodyTextIndent">
    <w:name w:val="Body Text Indent"/>
    <w:basedOn w:val="Normal"/>
    <w:link w:val="BodyTextIndentChar"/>
    <w:uiPriority w:val="99"/>
    <w:rsid w:val="00D444BD"/>
    <w:pPr>
      <w:spacing w:before="200" w:after="200"/>
      <w:ind w:left="1440"/>
      <w:contextualSpacing/>
    </w:pPr>
    <w:rPr>
      <w:rFonts w:eastAsia="Calibri"/>
      <w:sz w:val="24"/>
      <w:szCs w:val="22"/>
    </w:rPr>
  </w:style>
  <w:style w:type="character" w:customStyle="1" w:styleId="BodyTextIndentChar">
    <w:name w:val="Body Text Indent Char"/>
    <w:basedOn w:val="DefaultParagraphFont"/>
    <w:link w:val="BodyTextIndent"/>
    <w:uiPriority w:val="99"/>
    <w:rsid w:val="00D444BD"/>
    <w:rPr>
      <w:rFonts w:ascii="Times New Roman" w:eastAsia="Calibri" w:hAnsi="Times New Roman" w:cs="Times New Roman"/>
      <w:sz w:val="24"/>
    </w:rPr>
  </w:style>
  <w:style w:type="paragraph" w:styleId="BodyTextIndent2">
    <w:name w:val="Body Text Indent 2"/>
    <w:basedOn w:val="Normal"/>
    <w:link w:val="BodyTextIndent2Char"/>
    <w:rsid w:val="00D444BD"/>
    <w:pPr>
      <w:spacing w:before="60" w:after="60"/>
      <w:ind w:left="3240" w:hanging="3240"/>
    </w:pPr>
    <w:rPr>
      <w:rFonts w:eastAsia="Calibri"/>
      <w:sz w:val="24"/>
      <w:szCs w:val="22"/>
    </w:rPr>
  </w:style>
  <w:style w:type="character" w:customStyle="1" w:styleId="BodyTextIndent2Char">
    <w:name w:val="Body Text Indent 2 Char"/>
    <w:basedOn w:val="DefaultParagraphFont"/>
    <w:link w:val="BodyTextIndent2"/>
    <w:rsid w:val="00D444BD"/>
    <w:rPr>
      <w:rFonts w:ascii="Times New Roman" w:eastAsia="Calibri" w:hAnsi="Times New Roman" w:cs="Times New Roman"/>
      <w:sz w:val="24"/>
    </w:rPr>
  </w:style>
  <w:style w:type="paragraph" w:customStyle="1" w:styleId="Bullet1">
    <w:name w:val="Bullet 1"/>
    <w:basedOn w:val="BodyText"/>
    <w:uiPriority w:val="99"/>
    <w:rsid w:val="00D444BD"/>
    <w:pPr>
      <w:numPr>
        <w:numId w:val="33"/>
      </w:numPr>
      <w:tabs>
        <w:tab w:val="left" w:pos="540"/>
      </w:tabs>
      <w:autoSpaceDE w:val="0"/>
      <w:autoSpaceDN w:val="0"/>
      <w:adjustRightInd w:val="0"/>
      <w:spacing w:before="60" w:line="300" w:lineRule="auto"/>
      <w:contextualSpacing/>
    </w:pPr>
    <w:rPr>
      <w:rFonts w:eastAsia="Calibri"/>
      <w:bCs/>
      <w:szCs w:val="24"/>
    </w:rPr>
  </w:style>
  <w:style w:type="paragraph" w:customStyle="1" w:styleId="Bullet2">
    <w:name w:val="Bullet 2"/>
    <w:basedOn w:val="Bullet1"/>
    <w:uiPriority w:val="99"/>
    <w:semiHidden/>
    <w:rsid w:val="00D444BD"/>
    <w:pPr>
      <w:numPr>
        <w:numId w:val="0"/>
      </w:numPr>
      <w:tabs>
        <w:tab w:val="clear" w:pos="540"/>
        <w:tab w:val="left" w:pos="900"/>
      </w:tabs>
    </w:pPr>
  </w:style>
  <w:style w:type="paragraph" w:customStyle="1" w:styleId="Bullet2Continued">
    <w:name w:val="Bullet 2 Continued"/>
    <w:basedOn w:val="Bullet2"/>
    <w:rsid w:val="00D444BD"/>
    <w:pPr>
      <w:numPr>
        <w:ilvl w:val="1"/>
        <w:numId w:val="33"/>
      </w:numPr>
      <w:tabs>
        <w:tab w:val="clear" w:pos="900"/>
        <w:tab w:val="left" w:pos="1260"/>
      </w:tabs>
    </w:pPr>
  </w:style>
  <w:style w:type="paragraph" w:customStyle="1" w:styleId="Bullet1Continued">
    <w:name w:val="Bullet 1 Continued"/>
    <w:basedOn w:val="Bullet2Continued"/>
    <w:rsid w:val="00D444BD"/>
    <w:pPr>
      <w:numPr>
        <w:ilvl w:val="0"/>
        <w:numId w:val="0"/>
      </w:numPr>
      <w:tabs>
        <w:tab w:val="clear" w:pos="1260"/>
        <w:tab w:val="left" w:pos="900"/>
      </w:tabs>
    </w:pPr>
  </w:style>
  <w:style w:type="paragraph" w:customStyle="1" w:styleId="Bullet3">
    <w:name w:val="Bullet 3"/>
    <w:basedOn w:val="Bullet2"/>
    <w:uiPriority w:val="99"/>
    <w:semiHidden/>
    <w:rsid w:val="00D444BD"/>
    <w:pPr>
      <w:tabs>
        <w:tab w:val="clear" w:pos="900"/>
        <w:tab w:val="left" w:pos="1080"/>
      </w:tabs>
    </w:pPr>
  </w:style>
  <w:style w:type="paragraph" w:customStyle="1" w:styleId="Bullet4">
    <w:name w:val="Bullet 4"/>
    <w:basedOn w:val="Bullet3"/>
    <w:rsid w:val="00D444BD"/>
    <w:pPr>
      <w:tabs>
        <w:tab w:val="left" w:pos="1440"/>
      </w:tabs>
    </w:pPr>
  </w:style>
  <w:style w:type="paragraph" w:styleId="Closing">
    <w:name w:val="Closing"/>
    <w:basedOn w:val="Normal"/>
    <w:link w:val="ClosingChar"/>
    <w:uiPriority w:val="99"/>
    <w:rsid w:val="00D444BD"/>
    <w:pPr>
      <w:spacing w:before="60" w:after="60"/>
      <w:ind w:left="4320"/>
    </w:pPr>
    <w:rPr>
      <w:rFonts w:eastAsia="Calibri"/>
      <w:sz w:val="24"/>
      <w:szCs w:val="22"/>
    </w:rPr>
  </w:style>
  <w:style w:type="character" w:customStyle="1" w:styleId="ClosingChar">
    <w:name w:val="Closing Char"/>
    <w:basedOn w:val="DefaultParagraphFont"/>
    <w:link w:val="Closing"/>
    <w:uiPriority w:val="99"/>
    <w:rsid w:val="00D444BD"/>
    <w:rPr>
      <w:rFonts w:ascii="Times New Roman" w:eastAsia="Calibri" w:hAnsi="Times New Roman" w:cs="Times New Roman"/>
      <w:sz w:val="24"/>
    </w:rPr>
  </w:style>
  <w:style w:type="character" w:customStyle="1" w:styleId="Cross-Reference">
    <w:name w:val="Cross-Reference"/>
    <w:basedOn w:val="DefaultParagraphFont"/>
    <w:rsid w:val="00D444BD"/>
    <w:rPr>
      <w:color w:val="0000FF"/>
    </w:rPr>
  </w:style>
  <w:style w:type="paragraph" w:styleId="Date">
    <w:name w:val="Date"/>
    <w:basedOn w:val="Normal"/>
    <w:next w:val="Normal"/>
    <w:link w:val="DateChar"/>
    <w:uiPriority w:val="99"/>
    <w:rsid w:val="00D444BD"/>
    <w:pPr>
      <w:spacing w:before="120" w:after="960"/>
      <w:jc w:val="center"/>
    </w:pPr>
    <w:rPr>
      <w:rFonts w:ascii="Arial" w:eastAsia="Calibri" w:hAnsi="Arial"/>
      <w:bCs/>
      <w:sz w:val="24"/>
    </w:rPr>
  </w:style>
  <w:style w:type="character" w:customStyle="1" w:styleId="DateChar">
    <w:name w:val="Date Char"/>
    <w:basedOn w:val="DefaultParagraphFont"/>
    <w:link w:val="Date"/>
    <w:uiPriority w:val="99"/>
    <w:rsid w:val="00D444BD"/>
    <w:rPr>
      <w:rFonts w:ascii="Arial" w:eastAsia="Calibri" w:hAnsi="Arial" w:cs="Times New Roman"/>
      <w:bCs/>
      <w:sz w:val="24"/>
      <w:szCs w:val="24"/>
    </w:rPr>
  </w:style>
  <w:style w:type="paragraph" w:customStyle="1" w:styleId="Default">
    <w:name w:val="Default"/>
    <w:uiPriority w:val="99"/>
    <w:rsid w:val="00D444BD"/>
    <w:pPr>
      <w:autoSpaceDE w:val="0"/>
      <w:autoSpaceDN w:val="0"/>
      <w:adjustRightInd w:val="0"/>
      <w:spacing w:after="0" w:line="240" w:lineRule="auto"/>
    </w:pPr>
    <w:rPr>
      <w:rFonts w:ascii="Arial" w:eastAsia="Times New Roman" w:hAnsi="Arial" w:cs="Arial"/>
      <w:color w:val="000000"/>
      <w:sz w:val="24"/>
      <w:szCs w:val="24"/>
    </w:rPr>
  </w:style>
  <w:style w:type="paragraph" w:styleId="DocumentMap">
    <w:name w:val="Document Map"/>
    <w:basedOn w:val="Normal"/>
    <w:link w:val="DocumentMapChar"/>
    <w:uiPriority w:val="99"/>
    <w:rsid w:val="00D444BD"/>
    <w:pPr>
      <w:shd w:val="clear" w:color="auto" w:fill="000080"/>
      <w:spacing w:before="60" w:after="60"/>
    </w:pPr>
    <w:rPr>
      <w:rFonts w:ascii="Tahoma" w:eastAsia="Calibri" w:hAnsi="Tahoma" w:cs="Tahoma"/>
      <w:sz w:val="24"/>
      <w:szCs w:val="22"/>
    </w:rPr>
  </w:style>
  <w:style w:type="character" w:customStyle="1" w:styleId="DocumentMapChar">
    <w:name w:val="Document Map Char"/>
    <w:basedOn w:val="DefaultParagraphFont"/>
    <w:link w:val="DocumentMap"/>
    <w:uiPriority w:val="99"/>
    <w:rsid w:val="00D444BD"/>
    <w:rPr>
      <w:rFonts w:ascii="Tahoma" w:eastAsia="Calibri" w:hAnsi="Tahoma" w:cs="Tahoma"/>
      <w:sz w:val="24"/>
      <w:shd w:val="clear" w:color="auto" w:fill="000080"/>
    </w:rPr>
  </w:style>
  <w:style w:type="paragraph" w:styleId="E-mailSignature">
    <w:name w:val="E-mail Signature"/>
    <w:basedOn w:val="Normal"/>
    <w:link w:val="E-mailSignatureChar"/>
    <w:uiPriority w:val="99"/>
    <w:rsid w:val="00D444BD"/>
    <w:pPr>
      <w:spacing w:before="60" w:after="60"/>
    </w:pPr>
    <w:rPr>
      <w:rFonts w:eastAsia="Calibri"/>
      <w:sz w:val="24"/>
      <w:szCs w:val="22"/>
    </w:rPr>
  </w:style>
  <w:style w:type="character" w:customStyle="1" w:styleId="E-mailSignatureChar">
    <w:name w:val="E-mail Signature Char"/>
    <w:basedOn w:val="DefaultParagraphFont"/>
    <w:link w:val="E-mailSignature"/>
    <w:uiPriority w:val="99"/>
    <w:rsid w:val="00D444BD"/>
    <w:rPr>
      <w:rFonts w:ascii="Times New Roman" w:eastAsia="Calibri" w:hAnsi="Times New Roman" w:cs="Times New Roman"/>
      <w:sz w:val="24"/>
    </w:rPr>
  </w:style>
  <w:style w:type="character" w:styleId="Emphasis">
    <w:name w:val="Emphasis"/>
    <w:basedOn w:val="DefaultParagraphFont"/>
    <w:uiPriority w:val="99"/>
    <w:rsid w:val="00D444BD"/>
    <w:rPr>
      <w:rFonts w:cs="Times New Roman"/>
      <w:i/>
      <w:iCs/>
    </w:rPr>
  </w:style>
  <w:style w:type="paragraph" w:styleId="EndnoteText">
    <w:name w:val="endnote text"/>
    <w:basedOn w:val="Normal"/>
    <w:link w:val="EndnoteTextChar"/>
    <w:rsid w:val="00D444BD"/>
    <w:pPr>
      <w:spacing w:before="60" w:after="60"/>
    </w:pPr>
    <w:rPr>
      <w:rFonts w:eastAsia="Calibri"/>
      <w:sz w:val="20"/>
      <w:szCs w:val="20"/>
    </w:rPr>
  </w:style>
  <w:style w:type="character" w:customStyle="1" w:styleId="EndnoteTextChar">
    <w:name w:val="Endnote Text Char"/>
    <w:basedOn w:val="DefaultParagraphFont"/>
    <w:link w:val="EndnoteText"/>
    <w:rsid w:val="00D444BD"/>
    <w:rPr>
      <w:rFonts w:ascii="Times New Roman" w:eastAsia="Calibri" w:hAnsi="Times New Roman" w:cs="Times New Roman"/>
      <w:sz w:val="20"/>
      <w:szCs w:val="20"/>
    </w:rPr>
  </w:style>
  <w:style w:type="paragraph" w:styleId="EnvelopeAddress">
    <w:name w:val="envelope address"/>
    <w:basedOn w:val="Normal"/>
    <w:uiPriority w:val="99"/>
    <w:rsid w:val="00D444BD"/>
    <w:pPr>
      <w:framePr w:w="7920" w:h="1980" w:hRule="exact" w:hSpace="180" w:wrap="auto" w:hAnchor="page" w:xAlign="center" w:yAlign="bottom"/>
      <w:spacing w:before="60" w:after="60"/>
      <w:ind w:left="2880"/>
    </w:pPr>
    <w:rPr>
      <w:rFonts w:ascii="Arial" w:eastAsia="Calibri" w:hAnsi="Arial" w:cs="Arial"/>
      <w:sz w:val="24"/>
    </w:rPr>
  </w:style>
  <w:style w:type="paragraph" w:styleId="EnvelopeReturn">
    <w:name w:val="envelope return"/>
    <w:basedOn w:val="Normal"/>
    <w:uiPriority w:val="99"/>
    <w:rsid w:val="00D444BD"/>
    <w:pPr>
      <w:spacing w:before="60" w:after="60"/>
    </w:pPr>
    <w:rPr>
      <w:rFonts w:ascii="Arial" w:eastAsia="Calibri" w:hAnsi="Arial" w:cs="Arial"/>
      <w:sz w:val="20"/>
      <w:szCs w:val="22"/>
    </w:rPr>
  </w:style>
  <w:style w:type="paragraph" w:customStyle="1" w:styleId="ErrorCondition">
    <w:name w:val="Error Condition"/>
    <w:basedOn w:val="BodyText2"/>
    <w:rsid w:val="00D444BD"/>
    <w:pPr>
      <w:tabs>
        <w:tab w:val="left" w:pos="2700"/>
      </w:tabs>
      <w:autoSpaceDE w:val="0"/>
      <w:autoSpaceDN w:val="0"/>
      <w:adjustRightInd w:val="0"/>
      <w:spacing w:before="60" w:after="200" w:line="240" w:lineRule="auto"/>
      <w:ind w:left="2707" w:hanging="1987"/>
      <w:contextualSpacing/>
    </w:pPr>
    <w:rPr>
      <w:rFonts w:eastAsia="Calibri"/>
      <w:kern w:val="2"/>
      <w:sz w:val="24"/>
    </w:rPr>
  </w:style>
  <w:style w:type="character" w:customStyle="1" w:styleId="Files">
    <w:name w:val="Files"/>
    <w:basedOn w:val="BodyTextChar"/>
    <w:uiPriority w:val="1"/>
    <w:rsid w:val="00D444BD"/>
    <w:rPr>
      <w:rFonts w:ascii="Courier New" w:eastAsia="Calibri" w:hAnsi="Courier New" w:cs="Times New Roman"/>
      <w:b/>
      <w:color w:val="800000"/>
      <w:sz w:val="20"/>
      <w:szCs w:val="22"/>
      <w:lang w:eastAsia="en-US"/>
    </w:rPr>
  </w:style>
  <w:style w:type="paragraph" w:customStyle="1" w:styleId="FilesParagraph">
    <w:name w:val="Files Paragraph"/>
    <w:basedOn w:val="BodyText3"/>
    <w:rsid w:val="00D444BD"/>
    <w:pPr>
      <w:contextualSpacing/>
    </w:pPr>
    <w:rPr>
      <w:rFonts w:ascii="Courier New" w:hAnsi="Courier New"/>
      <w:b/>
      <w:color w:val="800000"/>
      <w:sz w:val="20"/>
    </w:rPr>
  </w:style>
  <w:style w:type="paragraph" w:customStyle="1" w:styleId="FilesParagraph2">
    <w:name w:val="Files Paragraph 2"/>
    <w:basedOn w:val="FilesParagraph"/>
    <w:rsid w:val="00D444BD"/>
    <w:pPr>
      <w:ind w:left="1080"/>
    </w:pPr>
    <w:rPr>
      <w:bCs/>
    </w:rPr>
  </w:style>
  <w:style w:type="character" w:styleId="FootnoteReference">
    <w:name w:val="footnote reference"/>
    <w:basedOn w:val="DefaultParagraphFont"/>
    <w:uiPriority w:val="99"/>
    <w:rsid w:val="00D444BD"/>
    <w:rPr>
      <w:rFonts w:cs="Times New Roman"/>
      <w:position w:val="6"/>
      <w:sz w:val="16"/>
    </w:rPr>
  </w:style>
  <w:style w:type="paragraph" w:customStyle="1" w:styleId="Glossary">
    <w:name w:val="Glossary"/>
    <w:basedOn w:val="Normal"/>
    <w:next w:val="BodyText"/>
    <w:uiPriority w:val="99"/>
    <w:rsid w:val="00D444BD"/>
    <w:pPr>
      <w:spacing w:before="240" w:after="360"/>
    </w:pPr>
    <w:rPr>
      <w:rFonts w:ascii="Arial" w:eastAsia="Calibri" w:hAnsi="Arial"/>
      <w:b/>
      <w:sz w:val="32"/>
    </w:rPr>
  </w:style>
  <w:style w:type="character" w:styleId="HTMLAcronym">
    <w:name w:val="HTML Acronym"/>
    <w:basedOn w:val="DefaultParagraphFont"/>
    <w:uiPriority w:val="99"/>
    <w:rsid w:val="00D444BD"/>
    <w:rPr>
      <w:rFonts w:cs="Times New Roman"/>
    </w:rPr>
  </w:style>
  <w:style w:type="paragraph" w:styleId="HTMLAddress">
    <w:name w:val="HTML Address"/>
    <w:basedOn w:val="Normal"/>
    <w:link w:val="HTMLAddressChar"/>
    <w:uiPriority w:val="99"/>
    <w:rsid w:val="00D444BD"/>
    <w:pPr>
      <w:spacing w:before="60" w:after="60"/>
    </w:pPr>
    <w:rPr>
      <w:rFonts w:eastAsia="Calibri"/>
      <w:i/>
      <w:iCs/>
      <w:sz w:val="24"/>
      <w:szCs w:val="22"/>
    </w:rPr>
  </w:style>
  <w:style w:type="character" w:customStyle="1" w:styleId="HTMLAddressChar">
    <w:name w:val="HTML Address Char"/>
    <w:basedOn w:val="DefaultParagraphFont"/>
    <w:link w:val="HTMLAddress"/>
    <w:uiPriority w:val="99"/>
    <w:rsid w:val="00D444BD"/>
    <w:rPr>
      <w:rFonts w:ascii="Times New Roman" w:eastAsia="Calibri" w:hAnsi="Times New Roman" w:cs="Times New Roman"/>
      <w:i/>
      <w:iCs/>
      <w:sz w:val="24"/>
    </w:rPr>
  </w:style>
  <w:style w:type="character" w:styleId="HTMLCite">
    <w:name w:val="HTML Cite"/>
    <w:basedOn w:val="DefaultParagraphFont"/>
    <w:uiPriority w:val="99"/>
    <w:rsid w:val="00D444BD"/>
    <w:rPr>
      <w:rFonts w:cs="Times New Roman"/>
      <w:i/>
      <w:iCs/>
    </w:rPr>
  </w:style>
  <w:style w:type="character" w:styleId="HTMLDefinition">
    <w:name w:val="HTML Definition"/>
    <w:basedOn w:val="DefaultParagraphFont"/>
    <w:uiPriority w:val="99"/>
    <w:rsid w:val="00D444BD"/>
    <w:rPr>
      <w:rFonts w:cs="Times New Roman"/>
      <w:i/>
      <w:iCs/>
    </w:rPr>
  </w:style>
  <w:style w:type="character" w:styleId="HTMLKeyboard">
    <w:name w:val="HTML Keyboard"/>
    <w:basedOn w:val="DefaultParagraphFont"/>
    <w:uiPriority w:val="99"/>
    <w:rsid w:val="00D444BD"/>
    <w:rPr>
      <w:rFonts w:ascii="Courier New" w:hAnsi="Courier New" w:cs="Courier New"/>
      <w:sz w:val="20"/>
      <w:szCs w:val="20"/>
    </w:rPr>
  </w:style>
  <w:style w:type="character" w:styleId="HTMLSample">
    <w:name w:val="HTML Sample"/>
    <w:basedOn w:val="DefaultParagraphFont"/>
    <w:uiPriority w:val="99"/>
    <w:rsid w:val="00D444BD"/>
    <w:rPr>
      <w:rFonts w:ascii="Courier New" w:hAnsi="Courier New" w:cs="Courier New"/>
    </w:rPr>
  </w:style>
  <w:style w:type="character" w:styleId="HTMLTypewriter">
    <w:name w:val="HTML Typewriter"/>
    <w:basedOn w:val="DefaultParagraphFont"/>
    <w:uiPriority w:val="99"/>
    <w:rsid w:val="00D444BD"/>
    <w:rPr>
      <w:rFonts w:ascii="Courier New" w:hAnsi="Courier New" w:cs="Courier New"/>
      <w:sz w:val="20"/>
      <w:szCs w:val="20"/>
    </w:rPr>
  </w:style>
  <w:style w:type="character" w:styleId="HTMLVariable">
    <w:name w:val="HTML Variable"/>
    <w:basedOn w:val="DefaultParagraphFont"/>
    <w:uiPriority w:val="99"/>
    <w:rsid w:val="00D444BD"/>
    <w:rPr>
      <w:rFonts w:cs="Times New Roman"/>
      <w:i/>
      <w:iCs/>
    </w:rPr>
  </w:style>
  <w:style w:type="paragraph" w:customStyle="1" w:styleId="Image">
    <w:name w:val="Image"/>
    <w:basedOn w:val="BodyText2"/>
    <w:rsid w:val="00D444BD"/>
    <w:pPr>
      <w:autoSpaceDE w:val="0"/>
      <w:autoSpaceDN w:val="0"/>
      <w:adjustRightInd w:val="0"/>
      <w:spacing w:before="60" w:after="200" w:line="240" w:lineRule="auto"/>
      <w:jc w:val="center"/>
    </w:pPr>
    <w:rPr>
      <w:rFonts w:eastAsia="Calibri"/>
      <w:kern w:val="2"/>
      <w:sz w:val="24"/>
    </w:rPr>
  </w:style>
  <w:style w:type="paragraph" w:styleId="Index2">
    <w:name w:val="index 2"/>
    <w:basedOn w:val="Normal"/>
    <w:next w:val="Normal"/>
    <w:uiPriority w:val="99"/>
    <w:rsid w:val="00D444BD"/>
    <w:pPr>
      <w:spacing w:before="60" w:after="60"/>
      <w:ind w:left="360"/>
    </w:pPr>
    <w:rPr>
      <w:rFonts w:eastAsia="Calibri"/>
      <w:sz w:val="24"/>
      <w:szCs w:val="22"/>
    </w:rPr>
  </w:style>
  <w:style w:type="paragraph" w:styleId="Index3">
    <w:name w:val="index 3"/>
    <w:basedOn w:val="Normal"/>
    <w:next w:val="Normal"/>
    <w:uiPriority w:val="99"/>
    <w:rsid w:val="00D444BD"/>
    <w:pPr>
      <w:spacing w:before="60" w:after="60"/>
      <w:ind w:left="720"/>
    </w:pPr>
    <w:rPr>
      <w:rFonts w:eastAsia="Calibri"/>
      <w:sz w:val="24"/>
      <w:szCs w:val="22"/>
    </w:rPr>
  </w:style>
  <w:style w:type="paragraph" w:styleId="Index4">
    <w:name w:val="index 4"/>
    <w:basedOn w:val="Normal"/>
    <w:next w:val="Normal"/>
    <w:uiPriority w:val="99"/>
    <w:rsid w:val="00D444BD"/>
    <w:pPr>
      <w:spacing w:before="60" w:after="60"/>
      <w:ind w:left="1080"/>
    </w:pPr>
    <w:rPr>
      <w:rFonts w:eastAsia="Calibri"/>
      <w:sz w:val="24"/>
      <w:szCs w:val="22"/>
    </w:rPr>
  </w:style>
  <w:style w:type="paragraph" w:styleId="Index5">
    <w:name w:val="index 5"/>
    <w:basedOn w:val="Normal"/>
    <w:next w:val="Normal"/>
    <w:uiPriority w:val="99"/>
    <w:rsid w:val="00D444BD"/>
    <w:pPr>
      <w:spacing w:before="60" w:after="60"/>
      <w:ind w:left="1440"/>
    </w:pPr>
    <w:rPr>
      <w:rFonts w:eastAsia="Calibri"/>
      <w:sz w:val="24"/>
      <w:szCs w:val="22"/>
    </w:rPr>
  </w:style>
  <w:style w:type="paragraph" w:styleId="Index6">
    <w:name w:val="index 6"/>
    <w:basedOn w:val="Normal"/>
    <w:next w:val="Normal"/>
    <w:uiPriority w:val="99"/>
    <w:rsid w:val="00D444BD"/>
    <w:pPr>
      <w:spacing w:before="60" w:after="60"/>
      <w:ind w:left="1800"/>
    </w:pPr>
    <w:rPr>
      <w:rFonts w:eastAsia="Calibri"/>
      <w:sz w:val="24"/>
      <w:szCs w:val="22"/>
    </w:rPr>
  </w:style>
  <w:style w:type="paragraph" w:styleId="Index7">
    <w:name w:val="index 7"/>
    <w:basedOn w:val="Normal"/>
    <w:next w:val="Normal"/>
    <w:uiPriority w:val="99"/>
    <w:rsid w:val="00D444BD"/>
    <w:pPr>
      <w:spacing w:before="60" w:after="60"/>
      <w:ind w:left="2160"/>
    </w:pPr>
    <w:rPr>
      <w:rFonts w:eastAsia="Calibri"/>
      <w:sz w:val="24"/>
      <w:szCs w:val="22"/>
    </w:rPr>
  </w:style>
  <w:style w:type="paragraph" w:styleId="Index8">
    <w:name w:val="index 8"/>
    <w:basedOn w:val="Normal"/>
    <w:next w:val="Normal"/>
    <w:autoRedefine/>
    <w:uiPriority w:val="99"/>
    <w:rsid w:val="00D444BD"/>
    <w:pPr>
      <w:spacing w:before="60" w:after="60"/>
      <w:ind w:left="1920" w:hanging="240"/>
    </w:pPr>
    <w:rPr>
      <w:rFonts w:eastAsia="Calibri"/>
      <w:sz w:val="24"/>
      <w:szCs w:val="22"/>
    </w:rPr>
  </w:style>
  <w:style w:type="paragraph" w:styleId="Index9">
    <w:name w:val="index 9"/>
    <w:basedOn w:val="Normal"/>
    <w:next w:val="Normal"/>
    <w:autoRedefine/>
    <w:uiPriority w:val="99"/>
    <w:rsid w:val="00D444BD"/>
    <w:pPr>
      <w:spacing w:before="60" w:after="60"/>
      <w:ind w:left="2160" w:hanging="240"/>
    </w:pPr>
    <w:rPr>
      <w:rFonts w:eastAsia="Calibri"/>
      <w:sz w:val="24"/>
      <w:szCs w:val="22"/>
    </w:rPr>
  </w:style>
  <w:style w:type="paragraph" w:styleId="IndexHeading">
    <w:name w:val="index heading"/>
    <w:basedOn w:val="Normal"/>
    <w:next w:val="Index1"/>
    <w:uiPriority w:val="99"/>
    <w:rsid w:val="00D444BD"/>
    <w:pPr>
      <w:spacing w:before="60" w:after="60"/>
    </w:pPr>
    <w:rPr>
      <w:rFonts w:eastAsia="Calibri"/>
      <w:sz w:val="24"/>
      <w:szCs w:val="22"/>
    </w:rPr>
  </w:style>
  <w:style w:type="paragraph" w:styleId="List">
    <w:name w:val="List"/>
    <w:basedOn w:val="BodyText2"/>
    <w:rsid w:val="00D444BD"/>
    <w:pPr>
      <w:tabs>
        <w:tab w:val="left" w:pos="2700"/>
      </w:tabs>
      <w:autoSpaceDE w:val="0"/>
      <w:autoSpaceDN w:val="0"/>
      <w:adjustRightInd w:val="0"/>
      <w:spacing w:before="60" w:after="200" w:line="240" w:lineRule="auto"/>
      <w:ind w:left="2707" w:hanging="1987"/>
      <w:contextualSpacing/>
    </w:pPr>
    <w:rPr>
      <w:rFonts w:eastAsia="Calibri"/>
      <w:kern w:val="2"/>
      <w:sz w:val="24"/>
    </w:rPr>
  </w:style>
  <w:style w:type="paragraph" w:styleId="List2">
    <w:name w:val="List 2"/>
    <w:basedOn w:val="BodyText"/>
    <w:uiPriority w:val="99"/>
    <w:rsid w:val="00D444BD"/>
    <w:pPr>
      <w:autoSpaceDE w:val="0"/>
      <w:autoSpaceDN w:val="0"/>
      <w:adjustRightInd w:val="0"/>
      <w:spacing w:before="200" w:after="200"/>
      <w:ind w:left="1152"/>
      <w:contextualSpacing/>
    </w:pPr>
    <w:rPr>
      <w:rFonts w:ascii="Courier New" w:eastAsia="Calibri" w:hAnsi="Courier New"/>
      <w:sz w:val="20"/>
      <w:szCs w:val="22"/>
    </w:rPr>
  </w:style>
  <w:style w:type="paragraph" w:styleId="List3">
    <w:name w:val="List 3"/>
    <w:basedOn w:val="Normal"/>
    <w:next w:val="Normal"/>
    <w:uiPriority w:val="99"/>
    <w:rsid w:val="00D444BD"/>
    <w:pPr>
      <w:spacing w:before="240" w:after="120"/>
      <w:contextualSpacing/>
    </w:pPr>
    <w:rPr>
      <w:rFonts w:ascii="Arial" w:eastAsia="Calibri" w:hAnsi="Arial"/>
      <w:b/>
      <w:sz w:val="28"/>
      <w:szCs w:val="22"/>
    </w:rPr>
  </w:style>
  <w:style w:type="paragraph" w:styleId="List4">
    <w:name w:val="List 4"/>
    <w:basedOn w:val="Normal"/>
    <w:uiPriority w:val="99"/>
    <w:rsid w:val="00D444BD"/>
    <w:pPr>
      <w:spacing w:before="60" w:after="60"/>
      <w:ind w:left="1440" w:hanging="360"/>
    </w:pPr>
    <w:rPr>
      <w:rFonts w:eastAsia="Calibri"/>
      <w:sz w:val="24"/>
      <w:szCs w:val="22"/>
    </w:rPr>
  </w:style>
  <w:style w:type="paragraph" w:styleId="List5">
    <w:name w:val="List 5"/>
    <w:basedOn w:val="Normal"/>
    <w:uiPriority w:val="99"/>
    <w:rsid w:val="00D444BD"/>
    <w:pPr>
      <w:spacing w:before="60" w:after="60"/>
      <w:ind w:left="1800" w:hanging="360"/>
    </w:pPr>
    <w:rPr>
      <w:rFonts w:eastAsia="Calibri"/>
      <w:sz w:val="24"/>
      <w:szCs w:val="22"/>
    </w:rPr>
  </w:style>
  <w:style w:type="paragraph" w:styleId="ListBullet">
    <w:name w:val="List Bullet"/>
    <w:basedOn w:val="Normal"/>
    <w:rsid w:val="00D444BD"/>
    <w:pPr>
      <w:spacing w:before="60" w:after="60"/>
    </w:pPr>
    <w:rPr>
      <w:rFonts w:eastAsia="Calibri"/>
      <w:sz w:val="24"/>
      <w:szCs w:val="22"/>
    </w:rPr>
  </w:style>
  <w:style w:type="paragraph" w:styleId="ListBullet2">
    <w:name w:val="List Bullet 2"/>
    <w:basedOn w:val="Normal"/>
    <w:rsid w:val="00D444BD"/>
    <w:pPr>
      <w:spacing w:before="60" w:after="60"/>
    </w:pPr>
    <w:rPr>
      <w:rFonts w:eastAsia="Calibri"/>
      <w:sz w:val="24"/>
      <w:szCs w:val="22"/>
    </w:rPr>
  </w:style>
  <w:style w:type="paragraph" w:styleId="ListBullet3">
    <w:name w:val="List Bullet 3"/>
    <w:basedOn w:val="Normal"/>
    <w:rsid w:val="00D444BD"/>
    <w:pPr>
      <w:spacing w:before="60" w:after="60"/>
    </w:pPr>
    <w:rPr>
      <w:rFonts w:eastAsia="Calibri"/>
      <w:sz w:val="24"/>
      <w:szCs w:val="22"/>
    </w:rPr>
  </w:style>
  <w:style w:type="paragraph" w:styleId="ListBullet5">
    <w:name w:val="List Bullet 5"/>
    <w:basedOn w:val="Normal"/>
    <w:rsid w:val="00D444BD"/>
    <w:pPr>
      <w:spacing w:before="60" w:after="60"/>
    </w:pPr>
    <w:rPr>
      <w:rFonts w:eastAsia="Calibri"/>
      <w:sz w:val="24"/>
      <w:szCs w:val="22"/>
    </w:rPr>
  </w:style>
  <w:style w:type="paragraph" w:styleId="ListContinue">
    <w:name w:val="List Continue"/>
    <w:basedOn w:val="Normal"/>
    <w:uiPriority w:val="99"/>
    <w:rsid w:val="00D444BD"/>
    <w:pPr>
      <w:spacing w:before="60" w:after="120"/>
      <w:ind w:left="360"/>
    </w:pPr>
    <w:rPr>
      <w:rFonts w:eastAsia="Calibri"/>
      <w:sz w:val="24"/>
      <w:szCs w:val="22"/>
    </w:rPr>
  </w:style>
  <w:style w:type="paragraph" w:styleId="ListContinue2">
    <w:name w:val="List Continue 2"/>
    <w:basedOn w:val="Normal"/>
    <w:uiPriority w:val="99"/>
    <w:rsid w:val="00D444BD"/>
    <w:pPr>
      <w:spacing w:before="60" w:after="120"/>
      <w:ind w:left="720"/>
    </w:pPr>
    <w:rPr>
      <w:rFonts w:eastAsia="Calibri"/>
      <w:sz w:val="24"/>
      <w:szCs w:val="22"/>
    </w:rPr>
  </w:style>
  <w:style w:type="paragraph" w:styleId="ListContinue3">
    <w:name w:val="List Continue 3"/>
    <w:basedOn w:val="Normal"/>
    <w:uiPriority w:val="99"/>
    <w:rsid w:val="00D444BD"/>
    <w:pPr>
      <w:spacing w:before="60" w:after="120"/>
      <w:ind w:left="1080"/>
    </w:pPr>
    <w:rPr>
      <w:rFonts w:eastAsia="Calibri"/>
      <w:sz w:val="24"/>
      <w:szCs w:val="22"/>
    </w:rPr>
  </w:style>
  <w:style w:type="paragraph" w:styleId="ListContinue4">
    <w:name w:val="List Continue 4"/>
    <w:basedOn w:val="Normal"/>
    <w:uiPriority w:val="99"/>
    <w:rsid w:val="00D444BD"/>
    <w:pPr>
      <w:spacing w:before="60" w:after="120"/>
      <w:ind w:left="1440"/>
    </w:pPr>
    <w:rPr>
      <w:rFonts w:eastAsia="Calibri"/>
      <w:sz w:val="24"/>
      <w:szCs w:val="22"/>
    </w:rPr>
  </w:style>
  <w:style w:type="paragraph" w:styleId="ListContinue5">
    <w:name w:val="List Continue 5"/>
    <w:basedOn w:val="Normal"/>
    <w:uiPriority w:val="99"/>
    <w:rsid w:val="00D444BD"/>
    <w:pPr>
      <w:spacing w:before="60" w:after="120"/>
      <w:ind w:left="1800"/>
    </w:pPr>
    <w:rPr>
      <w:rFonts w:eastAsia="Calibri"/>
      <w:sz w:val="24"/>
      <w:szCs w:val="22"/>
    </w:rPr>
  </w:style>
  <w:style w:type="paragraph" w:styleId="ListNumber">
    <w:name w:val="List Number"/>
    <w:basedOn w:val="Normal"/>
    <w:uiPriority w:val="99"/>
    <w:rsid w:val="00D444BD"/>
    <w:pPr>
      <w:tabs>
        <w:tab w:val="num" w:pos="360"/>
      </w:tabs>
      <w:spacing w:before="60" w:after="60"/>
      <w:ind w:left="360" w:hanging="360"/>
    </w:pPr>
    <w:rPr>
      <w:rFonts w:eastAsia="Calibri"/>
      <w:sz w:val="24"/>
      <w:szCs w:val="22"/>
    </w:rPr>
  </w:style>
  <w:style w:type="paragraph" w:styleId="ListNumber2">
    <w:name w:val="List Number 2"/>
    <w:basedOn w:val="Normal"/>
    <w:rsid w:val="00D444BD"/>
    <w:pPr>
      <w:tabs>
        <w:tab w:val="num" w:pos="720"/>
      </w:tabs>
      <w:spacing w:before="60" w:after="60"/>
      <w:ind w:left="720" w:hanging="360"/>
    </w:pPr>
    <w:rPr>
      <w:rFonts w:eastAsia="Calibri"/>
      <w:sz w:val="24"/>
      <w:szCs w:val="22"/>
    </w:rPr>
  </w:style>
  <w:style w:type="paragraph" w:styleId="ListNumber3">
    <w:name w:val="List Number 3"/>
    <w:basedOn w:val="Normal"/>
    <w:uiPriority w:val="99"/>
    <w:rsid w:val="00D444BD"/>
    <w:pPr>
      <w:tabs>
        <w:tab w:val="num" w:pos="1080"/>
      </w:tabs>
      <w:spacing w:before="60" w:after="60"/>
      <w:ind w:left="1080" w:hanging="360"/>
    </w:pPr>
    <w:rPr>
      <w:rFonts w:eastAsia="Calibri"/>
      <w:sz w:val="24"/>
      <w:szCs w:val="22"/>
    </w:rPr>
  </w:style>
  <w:style w:type="paragraph" w:styleId="ListNumber4">
    <w:name w:val="List Number 4"/>
    <w:basedOn w:val="Normal"/>
    <w:uiPriority w:val="99"/>
    <w:rsid w:val="00D444BD"/>
    <w:pPr>
      <w:tabs>
        <w:tab w:val="num" w:pos="1440"/>
      </w:tabs>
      <w:spacing w:before="60" w:after="60"/>
      <w:ind w:left="1440" w:hanging="360"/>
    </w:pPr>
    <w:rPr>
      <w:rFonts w:eastAsia="Calibri"/>
      <w:sz w:val="24"/>
      <w:szCs w:val="22"/>
    </w:rPr>
  </w:style>
  <w:style w:type="paragraph" w:styleId="ListNumber5">
    <w:name w:val="List Number 5"/>
    <w:basedOn w:val="Normal"/>
    <w:uiPriority w:val="99"/>
    <w:rsid w:val="00D444BD"/>
    <w:pPr>
      <w:tabs>
        <w:tab w:val="num" w:pos="1800"/>
      </w:tabs>
      <w:spacing w:before="60" w:after="60"/>
      <w:ind w:left="1800" w:hanging="360"/>
    </w:pPr>
    <w:rPr>
      <w:rFonts w:eastAsia="Calibri"/>
      <w:sz w:val="24"/>
      <w:szCs w:val="22"/>
    </w:rPr>
  </w:style>
  <w:style w:type="paragraph" w:customStyle="1" w:styleId="Logos">
    <w:name w:val="Logos"/>
    <w:basedOn w:val="Normal"/>
    <w:next w:val="Normal"/>
    <w:uiPriority w:val="99"/>
    <w:rsid w:val="00D444BD"/>
    <w:pPr>
      <w:spacing w:before="960" w:after="960"/>
      <w:jc w:val="center"/>
    </w:pPr>
    <w:rPr>
      <w:rFonts w:ascii="Arial" w:hAnsi="Arial"/>
      <w:sz w:val="24"/>
      <w:szCs w:val="20"/>
    </w:rPr>
  </w:style>
  <w:style w:type="paragraph" w:styleId="MacroText">
    <w:name w:val="macro"/>
    <w:link w:val="MacroTextChar"/>
    <w:rsid w:val="00D444B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D444BD"/>
    <w:rPr>
      <w:rFonts w:ascii="Courier New" w:eastAsia="Times New Roman" w:hAnsi="Courier New" w:cs="Courier New"/>
      <w:sz w:val="20"/>
      <w:szCs w:val="20"/>
    </w:rPr>
  </w:style>
  <w:style w:type="paragraph" w:styleId="MessageHeader">
    <w:name w:val="Message Header"/>
    <w:basedOn w:val="Normal"/>
    <w:link w:val="MessageHeaderChar"/>
    <w:uiPriority w:val="99"/>
    <w:rsid w:val="00D444BD"/>
    <w:pPr>
      <w:pBdr>
        <w:top w:val="single" w:sz="6" w:space="1" w:color="auto"/>
        <w:left w:val="single" w:sz="6" w:space="1" w:color="auto"/>
        <w:bottom w:val="single" w:sz="6" w:space="1" w:color="auto"/>
        <w:right w:val="single" w:sz="6" w:space="1" w:color="auto"/>
      </w:pBdr>
      <w:shd w:val="pct20" w:color="auto" w:fill="auto"/>
      <w:spacing w:before="60" w:after="60"/>
      <w:ind w:left="1080" w:hanging="1080"/>
    </w:pPr>
    <w:rPr>
      <w:rFonts w:ascii="Arial" w:eastAsia="Calibri" w:hAnsi="Arial" w:cs="Arial"/>
      <w:sz w:val="24"/>
    </w:rPr>
  </w:style>
  <w:style w:type="character" w:customStyle="1" w:styleId="MessageHeaderChar">
    <w:name w:val="Message Header Char"/>
    <w:basedOn w:val="DefaultParagraphFont"/>
    <w:link w:val="MessageHeader"/>
    <w:uiPriority w:val="99"/>
    <w:rsid w:val="00D444BD"/>
    <w:rPr>
      <w:rFonts w:ascii="Arial" w:eastAsia="Calibri" w:hAnsi="Arial" w:cs="Arial"/>
      <w:sz w:val="24"/>
      <w:szCs w:val="24"/>
      <w:shd w:val="pct20" w:color="auto" w:fill="auto"/>
    </w:rPr>
  </w:style>
  <w:style w:type="paragraph" w:styleId="NoSpacing">
    <w:name w:val="No Spacing"/>
    <w:basedOn w:val="Normal"/>
    <w:uiPriority w:val="1"/>
    <w:qFormat/>
    <w:rsid w:val="00D444BD"/>
    <w:pPr>
      <w:spacing w:before="60" w:after="60"/>
    </w:pPr>
    <w:rPr>
      <w:rFonts w:ascii="Calibri" w:eastAsia="Calibri" w:hAnsi="Calibri"/>
      <w:sz w:val="24"/>
      <w:szCs w:val="22"/>
    </w:rPr>
  </w:style>
  <w:style w:type="paragraph" w:styleId="NormalWeb">
    <w:name w:val="Normal (Web)"/>
    <w:basedOn w:val="Normal"/>
    <w:uiPriority w:val="99"/>
    <w:rsid w:val="00D444BD"/>
    <w:pPr>
      <w:spacing w:before="60" w:after="60"/>
    </w:pPr>
    <w:rPr>
      <w:rFonts w:eastAsia="Calibri"/>
      <w:sz w:val="24"/>
      <w:szCs w:val="22"/>
    </w:rPr>
  </w:style>
  <w:style w:type="paragraph" w:styleId="NormalIndent">
    <w:name w:val="Normal Indent"/>
    <w:basedOn w:val="Normal"/>
    <w:rsid w:val="00D444BD"/>
    <w:pPr>
      <w:spacing w:before="60" w:after="60"/>
      <w:ind w:left="720"/>
    </w:pPr>
    <w:rPr>
      <w:rFonts w:eastAsia="Calibri"/>
      <w:sz w:val="24"/>
      <w:szCs w:val="22"/>
    </w:rPr>
  </w:style>
  <w:style w:type="paragraph" w:styleId="NoteHeading">
    <w:name w:val="Note Heading"/>
    <w:basedOn w:val="Normal"/>
    <w:next w:val="Normal"/>
    <w:link w:val="NoteHeadingChar"/>
    <w:uiPriority w:val="99"/>
    <w:rsid w:val="00D444BD"/>
    <w:pPr>
      <w:spacing w:before="60" w:after="60"/>
    </w:pPr>
    <w:rPr>
      <w:rFonts w:eastAsia="Calibri"/>
      <w:sz w:val="24"/>
      <w:szCs w:val="22"/>
    </w:rPr>
  </w:style>
  <w:style w:type="character" w:customStyle="1" w:styleId="NoteHeadingChar">
    <w:name w:val="Note Heading Char"/>
    <w:basedOn w:val="DefaultParagraphFont"/>
    <w:link w:val="NoteHeading"/>
    <w:uiPriority w:val="99"/>
    <w:rsid w:val="00D444BD"/>
    <w:rPr>
      <w:rFonts w:ascii="Times New Roman" w:eastAsia="Calibri" w:hAnsi="Times New Roman" w:cs="Times New Roman"/>
      <w:sz w:val="24"/>
    </w:rPr>
  </w:style>
  <w:style w:type="paragraph" w:customStyle="1" w:styleId="Note2">
    <w:name w:val="Note2"/>
    <w:basedOn w:val="Note"/>
    <w:rsid w:val="00D444BD"/>
    <w:pPr>
      <w:ind w:left="1080"/>
    </w:pPr>
    <w:rPr>
      <w:color w:val="000000"/>
    </w:rPr>
  </w:style>
  <w:style w:type="paragraph" w:customStyle="1" w:styleId="Note3">
    <w:name w:val="Note3"/>
    <w:basedOn w:val="Note"/>
    <w:rsid w:val="00D444BD"/>
    <w:pPr>
      <w:ind w:left="1080" w:hanging="558"/>
    </w:pPr>
  </w:style>
  <w:style w:type="paragraph" w:customStyle="1" w:styleId="OtherTableBody">
    <w:name w:val="Other Table Body"/>
    <w:basedOn w:val="Normal"/>
    <w:rsid w:val="00D444BD"/>
    <w:pPr>
      <w:spacing w:before="60" w:after="60"/>
    </w:pPr>
    <w:rPr>
      <w:rFonts w:eastAsia="Calibri"/>
      <w:kern w:val="20"/>
      <w:sz w:val="18"/>
      <w:szCs w:val="20"/>
    </w:rPr>
  </w:style>
  <w:style w:type="paragraph" w:customStyle="1" w:styleId="PageBlank">
    <w:name w:val="PageBlank"/>
    <w:basedOn w:val="Normal"/>
    <w:uiPriority w:val="99"/>
    <w:rsid w:val="00D444BD"/>
    <w:pPr>
      <w:spacing w:before="60" w:after="60"/>
      <w:jc w:val="center"/>
    </w:pPr>
    <w:rPr>
      <w:rFonts w:eastAsia="Calibri"/>
      <w:i/>
      <w:sz w:val="20"/>
      <w:szCs w:val="22"/>
    </w:rPr>
  </w:style>
  <w:style w:type="paragraph" w:customStyle="1" w:styleId="Paragraph2">
    <w:name w:val="Paragraph2"/>
    <w:basedOn w:val="Normal"/>
    <w:rsid w:val="00D444BD"/>
    <w:pPr>
      <w:spacing w:before="80" w:after="60"/>
      <w:ind w:left="216"/>
      <w:jc w:val="both"/>
    </w:pPr>
    <w:rPr>
      <w:rFonts w:eastAsia="Calibri"/>
      <w:sz w:val="20"/>
      <w:szCs w:val="20"/>
    </w:rPr>
  </w:style>
  <w:style w:type="paragraph" w:styleId="PlainText">
    <w:name w:val="Plain Text"/>
    <w:basedOn w:val="Normal"/>
    <w:link w:val="PlainTextChar"/>
    <w:uiPriority w:val="99"/>
    <w:rsid w:val="00D444BD"/>
    <w:pPr>
      <w:spacing w:before="60" w:after="60"/>
    </w:pPr>
    <w:rPr>
      <w:rFonts w:ascii="Courier New" w:eastAsia="Calibri" w:hAnsi="Courier New" w:cs="Courier New"/>
      <w:sz w:val="20"/>
      <w:szCs w:val="22"/>
    </w:rPr>
  </w:style>
  <w:style w:type="character" w:customStyle="1" w:styleId="PlainTextChar">
    <w:name w:val="Plain Text Char"/>
    <w:basedOn w:val="DefaultParagraphFont"/>
    <w:link w:val="PlainText"/>
    <w:uiPriority w:val="99"/>
    <w:rsid w:val="00D444BD"/>
    <w:rPr>
      <w:rFonts w:ascii="Courier New" w:eastAsia="Calibri" w:hAnsi="Courier New" w:cs="Courier New"/>
      <w:sz w:val="20"/>
    </w:rPr>
  </w:style>
  <w:style w:type="paragraph" w:styleId="Quote">
    <w:name w:val="Quote"/>
    <w:basedOn w:val="Normal"/>
    <w:next w:val="Normal"/>
    <w:link w:val="QuoteChar"/>
    <w:uiPriority w:val="29"/>
    <w:rsid w:val="00D444BD"/>
    <w:pPr>
      <w:spacing w:before="60" w:after="60"/>
    </w:pPr>
    <w:rPr>
      <w:rFonts w:eastAsia="Calibri"/>
      <w:i/>
      <w:iCs/>
      <w:color w:val="000000"/>
      <w:sz w:val="24"/>
      <w:szCs w:val="22"/>
    </w:rPr>
  </w:style>
  <w:style w:type="character" w:customStyle="1" w:styleId="QuoteChar">
    <w:name w:val="Quote Char"/>
    <w:basedOn w:val="DefaultParagraphFont"/>
    <w:link w:val="Quote"/>
    <w:uiPriority w:val="29"/>
    <w:rsid w:val="00D444BD"/>
    <w:rPr>
      <w:rFonts w:ascii="Times New Roman" w:eastAsia="Calibri" w:hAnsi="Times New Roman" w:cs="Times New Roman"/>
      <w:i/>
      <w:iCs/>
      <w:color w:val="000000"/>
      <w:sz w:val="24"/>
    </w:rPr>
  </w:style>
  <w:style w:type="paragraph" w:customStyle="1" w:styleId="RevisionHistory">
    <w:name w:val="Revision History"/>
    <w:basedOn w:val="Normal"/>
    <w:uiPriority w:val="99"/>
    <w:rsid w:val="00D444BD"/>
    <w:pPr>
      <w:overflowPunct w:val="0"/>
      <w:autoSpaceDE w:val="0"/>
      <w:autoSpaceDN w:val="0"/>
      <w:adjustRightInd w:val="0"/>
      <w:spacing w:before="60" w:after="240"/>
      <w:jc w:val="center"/>
      <w:textAlignment w:val="baseline"/>
    </w:pPr>
    <w:rPr>
      <w:rFonts w:ascii="Arial" w:hAnsi="Arial" w:cs="Arial"/>
      <w:b/>
      <w:sz w:val="36"/>
      <w:szCs w:val="28"/>
    </w:rPr>
  </w:style>
  <w:style w:type="paragraph" w:styleId="Salutation">
    <w:name w:val="Salutation"/>
    <w:basedOn w:val="Normal"/>
    <w:next w:val="Normal"/>
    <w:link w:val="SalutationChar"/>
    <w:uiPriority w:val="99"/>
    <w:rsid w:val="00D444BD"/>
    <w:pPr>
      <w:spacing w:before="60" w:after="60"/>
    </w:pPr>
    <w:rPr>
      <w:rFonts w:eastAsia="Calibri"/>
      <w:sz w:val="24"/>
      <w:szCs w:val="22"/>
    </w:rPr>
  </w:style>
  <w:style w:type="character" w:customStyle="1" w:styleId="SalutationChar">
    <w:name w:val="Salutation Char"/>
    <w:basedOn w:val="DefaultParagraphFont"/>
    <w:link w:val="Salutation"/>
    <w:uiPriority w:val="99"/>
    <w:rsid w:val="00D444BD"/>
    <w:rPr>
      <w:rFonts w:ascii="Times New Roman" w:eastAsia="Calibri" w:hAnsi="Times New Roman" w:cs="Times New Roman"/>
      <w:sz w:val="24"/>
    </w:rPr>
  </w:style>
  <w:style w:type="paragraph" w:customStyle="1" w:styleId="SettingHeading">
    <w:name w:val="Setting Heading"/>
    <w:basedOn w:val="BodyText2"/>
    <w:uiPriority w:val="99"/>
    <w:rsid w:val="00D444BD"/>
    <w:pPr>
      <w:autoSpaceDE w:val="0"/>
      <w:autoSpaceDN w:val="0"/>
      <w:adjustRightInd w:val="0"/>
      <w:spacing w:before="240" w:after="200" w:line="240" w:lineRule="auto"/>
      <w:ind w:left="1440"/>
    </w:pPr>
    <w:rPr>
      <w:rFonts w:eastAsia="Calibri"/>
      <w:b/>
      <w:kern w:val="2"/>
      <w:sz w:val="24"/>
    </w:rPr>
  </w:style>
  <w:style w:type="paragraph" w:styleId="Signature">
    <w:name w:val="Signature"/>
    <w:basedOn w:val="Normal"/>
    <w:link w:val="SignatureChar"/>
    <w:uiPriority w:val="99"/>
    <w:rsid w:val="00D444BD"/>
    <w:pPr>
      <w:spacing w:before="60" w:after="60"/>
      <w:ind w:left="4320"/>
    </w:pPr>
    <w:rPr>
      <w:rFonts w:eastAsia="Calibri"/>
      <w:sz w:val="24"/>
      <w:szCs w:val="22"/>
    </w:rPr>
  </w:style>
  <w:style w:type="character" w:customStyle="1" w:styleId="SignatureChar">
    <w:name w:val="Signature Char"/>
    <w:basedOn w:val="DefaultParagraphFont"/>
    <w:link w:val="Signature"/>
    <w:uiPriority w:val="99"/>
    <w:rsid w:val="00D444BD"/>
    <w:rPr>
      <w:rFonts w:ascii="Times New Roman" w:eastAsia="Calibri" w:hAnsi="Times New Roman" w:cs="Times New Roman"/>
      <w:sz w:val="24"/>
    </w:rPr>
  </w:style>
  <w:style w:type="character" w:customStyle="1" w:styleId="StyleLatinCourierNew10ptDarkRed">
    <w:name w:val="Style (Latin) Courier New 10 pt Dark Red"/>
    <w:basedOn w:val="DefaultParagraphFont"/>
    <w:rsid w:val="00D444BD"/>
    <w:rPr>
      <w:rFonts w:ascii="Courier New" w:hAnsi="Courier New"/>
      <w:color w:val="800000"/>
      <w:sz w:val="20"/>
    </w:rPr>
  </w:style>
  <w:style w:type="character" w:customStyle="1" w:styleId="StyleLatinCourierNew10ptDarkRedLeft05">
    <w:name w:val="Style (Latin) Courier New 10 pt Dark Red Left:  0.5&quot;"/>
    <w:basedOn w:val="DefaultParagraphFont"/>
    <w:uiPriority w:val="1"/>
    <w:rsid w:val="00D444BD"/>
    <w:rPr>
      <w:rFonts w:ascii="Courier New" w:hAnsi="Courier New" w:cs="Courier New"/>
      <w:color w:val="800000"/>
      <w:sz w:val="20"/>
    </w:rPr>
  </w:style>
  <w:style w:type="character" w:customStyle="1" w:styleId="StyleLatinCourierNew10ptDarkRedLeft051">
    <w:name w:val="Style (Latin) Courier New 10 pt Dark Red Left:  0.5&quot;1"/>
    <w:basedOn w:val="DefaultParagraphFont"/>
    <w:uiPriority w:val="1"/>
    <w:rsid w:val="00D444BD"/>
    <w:rPr>
      <w:rFonts w:ascii="Courier New" w:hAnsi="Courier New" w:cs="Courier New"/>
      <w:sz w:val="20"/>
    </w:rPr>
  </w:style>
  <w:style w:type="paragraph" w:customStyle="1" w:styleId="StyleBodyTextBoldLeft025">
    <w:name w:val="Style Body Text + Bold Left:  0.25&quot;"/>
    <w:basedOn w:val="BodyText"/>
    <w:rsid w:val="00D444BD"/>
    <w:pPr>
      <w:autoSpaceDE w:val="0"/>
      <w:autoSpaceDN w:val="0"/>
      <w:adjustRightInd w:val="0"/>
      <w:spacing w:before="60" w:after="200"/>
      <w:ind w:left="432"/>
    </w:pPr>
    <w:rPr>
      <w:rFonts w:eastAsia="Calibri"/>
      <w:b/>
      <w:bCs/>
      <w:iCs/>
    </w:rPr>
  </w:style>
  <w:style w:type="character" w:customStyle="1" w:styleId="StyleBullet1LatinCourierNewDarkRed">
    <w:name w:val="Style Bullet 1 + (Latin) Courier New Dark Red"/>
    <w:basedOn w:val="DefaultParagraphFont"/>
    <w:uiPriority w:val="1"/>
    <w:rsid w:val="00D444BD"/>
    <w:rPr>
      <w:rFonts w:ascii="Courier New" w:hAnsi="Courier New" w:cs="Courier New"/>
      <w:color w:val="800000"/>
    </w:rPr>
  </w:style>
  <w:style w:type="paragraph" w:customStyle="1" w:styleId="StyleHeading311pt">
    <w:name w:val="Style Heading 3 + 11 pt"/>
    <w:basedOn w:val="Heading3"/>
    <w:rsid w:val="00D444BD"/>
    <w:pPr>
      <w:keepNext/>
      <w:numPr>
        <w:ilvl w:val="0"/>
        <w:numId w:val="0"/>
      </w:numPr>
      <w:tabs>
        <w:tab w:val="left" w:pos="1260"/>
      </w:tabs>
      <w:spacing w:before="360" w:after="240"/>
    </w:pPr>
    <w:rPr>
      <w:sz w:val="22"/>
    </w:rPr>
  </w:style>
  <w:style w:type="paragraph" w:customStyle="1" w:styleId="StyleHeading3Left05">
    <w:name w:val="Style Heading 3 + Left:  0.5&quot;"/>
    <w:basedOn w:val="Heading3"/>
    <w:next w:val="BodyText"/>
    <w:autoRedefine/>
    <w:rsid w:val="00D444BD"/>
    <w:pPr>
      <w:keepNext/>
      <w:numPr>
        <w:ilvl w:val="0"/>
        <w:numId w:val="0"/>
      </w:numPr>
      <w:tabs>
        <w:tab w:val="left" w:pos="1260"/>
      </w:tabs>
      <w:spacing w:before="360" w:after="240"/>
    </w:pPr>
    <w:rPr>
      <w:rFonts w:cs="Times New Roman"/>
      <w:szCs w:val="20"/>
    </w:rPr>
  </w:style>
  <w:style w:type="paragraph" w:customStyle="1" w:styleId="TOC">
    <w:name w:val="TOC"/>
    <w:basedOn w:val="Heading1"/>
    <w:rsid w:val="00D444BD"/>
    <w:pPr>
      <w:keepNext w:val="0"/>
      <w:pageBreakBefore/>
      <w:numPr>
        <w:numId w:val="0"/>
      </w:numPr>
      <w:autoSpaceDE/>
      <w:autoSpaceDN/>
      <w:adjustRightInd/>
      <w:spacing w:before="0" w:after="0"/>
    </w:pPr>
    <w:rPr>
      <w:b w:val="0"/>
      <w:bCs w:val="0"/>
      <w:color w:val="FF0000"/>
      <w:szCs w:val="24"/>
    </w:rPr>
  </w:style>
  <w:style w:type="paragraph" w:customStyle="1" w:styleId="StyleTOCBlack">
    <w:name w:val="Style TOC + Black"/>
    <w:basedOn w:val="TOC"/>
    <w:autoRedefine/>
    <w:rsid w:val="00D444BD"/>
    <w:pPr>
      <w:jc w:val="center"/>
    </w:pPr>
    <w:rPr>
      <w:b/>
      <w:color w:val="000000"/>
    </w:rPr>
  </w:style>
  <w:style w:type="paragraph" w:customStyle="1" w:styleId="SubHead">
    <w:name w:val="SubHead"/>
    <w:rsid w:val="00D444BD"/>
    <w:pPr>
      <w:spacing w:before="120" w:after="120" w:line="240" w:lineRule="auto"/>
    </w:pPr>
    <w:rPr>
      <w:rFonts w:ascii="Times New Roman" w:eastAsia="Times New Roman" w:hAnsi="Times New Roman" w:cs="Times New Roman"/>
      <w:b/>
      <w:sz w:val="24"/>
      <w:szCs w:val="20"/>
    </w:rPr>
  </w:style>
  <w:style w:type="paragraph" w:customStyle="1" w:styleId="Table">
    <w:name w:val="Table"/>
    <w:basedOn w:val="Normal"/>
    <w:uiPriority w:val="99"/>
    <w:rsid w:val="00D444BD"/>
    <w:pPr>
      <w:tabs>
        <w:tab w:val="left" w:pos="-3420"/>
      </w:tabs>
      <w:spacing w:before="40" w:after="20"/>
    </w:pPr>
    <w:rPr>
      <w:rFonts w:ascii="C Helvetica Condensed" w:eastAsia="Calibri" w:hAnsi="C Helvetica Condensed"/>
      <w:sz w:val="20"/>
      <w:szCs w:val="22"/>
    </w:rPr>
  </w:style>
  <w:style w:type="paragraph" w:styleId="TableofAuthorities">
    <w:name w:val="table of authorities"/>
    <w:basedOn w:val="Normal"/>
    <w:next w:val="Normal"/>
    <w:rsid w:val="00D444BD"/>
    <w:pPr>
      <w:spacing w:before="60" w:after="60"/>
      <w:ind w:left="240" w:hanging="240"/>
    </w:pPr>
    <w:rPr>
      <w:rFonts w:eastAsia="Calibri"/>
      <w:sz w:val="24"/>
      <w:szCs w:val="22"/>
    </w:rPr>
  </w:style>
  <w:style w:type="paragraph" w:customStyle="1" w:styleId="TableTextBullet">
    <w:name w:val="Table Text Bullet"/>
    <w:basedOn w:val="TableText"/>
    <w:rsid w:val="00D444BD"/>
    <w:pPr>
      <w:overflowPunct w:val="0"/>
      <w:autoSpaceDE w:val="0"/>
      <w:autoSpaceDN w:val="0"/>
      <w:adjustRightInd w:val="0"/>
      <w:spacing w:before="120"/>
      <w:textAlignment w:val="baseline"/>
    </w:pPr>
    <w:rPr>
      <w:rFonts w:ascii="Times New Roman" w:hAnsi="Times New Roman"/>
      <w:color w:val="000000"/>
      <w:sz w:val="24"/>
    </w:rPr>
  </w:style>
  <w:style w:type="paragraph" w:customStyle="1" w:styleId="TableTextCentered">
    <w:name w:val="Table Text Centered"/>
    <w:basedOn w:val="TableText"/>
    <w:rsid w:val="00D444BD"/>
    <w:pPr>
      <w:overflowPunct w:val="0"/>
      <w:autoSpaceDE w:val="0"/>
      <w:autoSpaceDN w:val="0"/>
      <w:adjustRightInd w:val="0"/>
      <w:spacing w:before="120"/>
      <w:jc w:val="center"/>
      <w:textAlignment w:val="baseline"/>
    </w:pPr>
    <w:rPr>
      <w:rFonts w:ascii="Times New Roman" w:hAnsi="Times New Roman"/>
      <w:color w:val="000000"/>
      <w:sz w:val="24"/>
    </w:rPr>
  </w:style>
  <w:style w:type="paragraph" w:customStyle="1" w:styleId="Title-Version">
    <w:name w:val="Title - Version"/>
    <w:basedOn w:val="Title"/>
    <w:rsid w:val="00D444BD"/>
    <w:pPr>
      <w:autoSpaceDE/>
      <w:autoSpaceDN/>
      <w:adjustRightInd/>
      <w:spacing w:before="120"/>
    </w:pPr>
    <w:rPr>
      <w:rFonts w:cs="Times New Roman"/>
      <w:bCs w:val="0"/>
      <w:sz w:val="44"/>
      <w:szCs w:val="24"/>
    </w:rPr>
  </w:style>
  <w:style w:type="paragraph" w:customStyle="1" w:styleId="Title-Date">
    <w:name w:val="Title - Date"/>
    <w:basedOn w:val="Title-Version"/>
    <w:rsid w:val="00D444BD"/>
    <w:pPr>
      <w:spacing w:after="720"/>
    </w:pPr>
  </w:style>
  <w:style w:type="paragraph" w:customStyle="1" w:styleId="Title-Department">
    <w:name w:val="Title-Department"/>
    <w:rsid w:val="00D444BD"/>
    <w:pPr>
      <w:spacing w:before="360" w:after="360" w:line="300" w:lineRule="auto"/>
      <w:contextualSpacing/>
      <w:jc w:val="center"/>
    </w:pPr>
    <w:rPr>
      <w:rFonts w:ascii="Arial" w:eastAsia="Calibri" w:hAnsi="Arial" w:cs="Arial"/>
      <w:sz w:val="24"/>
      <w:szCs w:val="24"/>
    </w:rPr>
  </w:style>
  <w:style w:type="paragraph" w:styleId="TOCHeading">
    <w:name w:val="TOC Heading"/>
    <w:basedOn w:val="RevisionHistory"/>
    <w:next w:val="Normal"/>
    <w:uiPriority w:val="99"/>
    <w:qFormat/>
    <w:rsid w:val="00D444BD"/>
  </w:style>
  <w:style w:type="paragraph" w:customStyle="1" w:styleId="Product">
    <w:name w:val="Product"/>
    <w:basedOn w:val="Normal"/>
    <w:next w:val="Title"/>
    <w:rsid w:val="00D444BD"/>
    <w:pPr>
      <w:widowControl w:val="0"/>
      <w:spacing w:before="960" w:after="600"/>
      <w:jc w:val="center"/>
    </w:pPr>
    <w:rPr>
      <w:rFonts w:ascii="Arial" w:hAnsi="Arial"/>
      <w:b/>
      <w:sz w:val="48"/>
      <w:szCs w:val="20"/>
    </w:rPr>
  </w:style>
  <w:style w:type="paragraph" w:customStyle="1" w:styleId="Bluestyle">
    <w:name w:val="Blue style"/>
    <w:basedOn w:val="Normal"/>
    <w:link w:val="BluestyleChar"/>
    <w:qFormat/>
    <w:rsid w:val="00D444BD"/>
    <w:pPr>
      <w:spacing w:before="60"/>
    </w:pPr>
    <w:rPr>
      <w:rFonts w:ascii="Arial" w:hAnsi="Arial" w:cs="Arial"/>
      <w:b/>
      <w:bCs/>
      <w:color w:val="0000FF"/>
      <w:sz w:val="20"/>
      <w:szCs w:val="20"/>
    </w:rPr>
  </w:style>
  <w:style w:type="character" w:customStyle="1" w:styleId="BluestyleChar">
    <w:name w:val="Blue style Char"/>
    <w:basedOn w:val="DefaultParagraphFont"/>
    <w:link w:val="Bluestyle"/>
    <w:rsid w:val="00D444BD"/>
    <w:rPr>
      <w:rFonts w:ascii="Arial" w:eastAsia="Times New Roman" w:hAnsi="Arial" w:cs="Arial"/>
      <w:b/>
      <w:bCs/>
      <w:color w:val="0000FF"/>
      <w:sz w:val="20"/>
      <w:szCs w:val="20"/>
    </w:rPr>
  </w:style>
  <w:style w:type="paragraph" w:customStyle="1" w:styleId="BodyBullet3">
    <w:name w:val="Body Bullet 3"/>
    <w:basedOn w:val="BodyText"/>
    <w:rsid w:val="00D444BD"/>
    <w:pPr>
      <w:widowControl w:val="0"/>
      <w:numPr>
        <w:numId w:val="37"/>
      </w:numPr>
      <w:tabs>
        <w:tab w:val="clear" w:pos="1080"/>
        <w:tab w:val="num" w:pos="1620"/>
      </w:tabs>
      <w:overflowPunct w:val="0"/>
      <w:autoSpaceDE w:val="0"/>
      <w:autoSpaceDN w:val="0"/>
      <w:adjustRightInd w:val="0"/>
      <w:spacing w:before="0" w:after="0"/>
      <w:textAlignment w:val="baseline"/>
    </w:pPr>
    <w:rPr>
      <w:iCs/>
      <w:sz w:val="22"/>
      <w:szCs w:val="22"/>
    </w:rPr>
  </w:style>
  <w:style w:type="paragraph" w:customStyle="1" w:styleId="Body">
    <w:name w:val="Body"/>
    <w:basedOn w:val="Normal"/>
    <w:link w:val="BodyChar"/>
    <w:qFormat/>
    <w:rsid w:val="00D444BD"/>
    <w:pPr>
      <w:spacing w:before="120" w:after="120"/>
    </w:pPr>
    <w:rPr>
      <w:rFonts w:eastAsia="Calibri"/>
      <w:sz w:val="24"/>
    </w:rPr>
  </w:style>
  <w:style w:type="character" w:customStyle="1" w:styleId="BodyChar">
    <w:name w:val="Body Char"/>
    <w:link w:val="Body"/>
    <w:rsid w:val="00D444BD"/>
    <w:rPr>
      <w:rFonts w:ascii="Times New Roman" w:eastAsia="Calibri" w:hAnsi="Times New Roman" w:cs="Times New Roman"/>
      <w:sz w:val="24"/>
      <w:szCs w:val="24"/>
    </w:rPr>
  </w:style>
  <w:style w:type="paragraph" w:styleId="Revision">
    <w:name w:val="Revision"/>
    <w:hidden/>
    <w:uiPriority w:val="99"/>
    <w:semiHidden/>
    <w:rsid w:val="00C81D94"/>
    <w:pPr>
      <w:spacing w:after="0" w:line="240" w:lineRule="auto"/>
    </w:pPr>
    <w:rPr>
      <w:rFonts w:ascii="Times New Roman" w:eastAsia="Times New Roman" w:hAnsi="Times New Roman" w:cs="Times New Roman"/>
      <w:szCs w:val="24"/>
    </w:rPr>
  </w:style>
  <w:style w:type="paragraph" w:customStyle="1" w:styleId="BodyTextNumbered">
    <w:name w:val="Body Text Numbered"/>
    <w:rsid w:val="00E81545"/>
    <w:pPr>
      <w:tabs>
        <w:tab w:val="num" w:pos="360"/>
      </w:tabs>
      <w:spacing w:before="60" w:after="0" w:line="240" w:lineRule="auto"/>
    </w:pPr>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C16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67309">
      <w:bodyDiv w:val="1"/>
      <w:marLeft w:val="0"/>
      <w:marRight w:val="0"/>
      <w:marTop w:val="0"/>
      <w:marBottom w:val="0"/>
      <w:divBdr>
        <w:top w:val="none" w:sz="0" w:space="0" w:color="auto"/>
        <w:left w:val="none" w:sz="0" w:space="0" w:color="auto"/>
        <w:bottom w:val="none" w:sz="0" w:space="0" w:color="auto"/>
        <w:right w:val="none" w:sz="0" w:space="0" w:color="auto"/>
      </w:divBdr>
    </w:div>
    <w:div w:id="172961694">
      <w:bodyDiv w:val="1"/>
      <w:marLeft w:val="0"/>
      <w:marRight w:val="0"/>
      <w:marTop w:val="0"/>
      <w:marBottom w:val="0"/>
      <w:divBdr>
        <w:top w:val="none" w:sz="0" w:space="0" w:color="auto"/>
        <w:left w:val="none" w:sz="0" w:space="0" w:color="auto"/>
        <w:bottom w:val="none" w:sz="0" w:space="0" w:color="auto"/>
        <w:right w:val="none" w:sz="0" w:space="0" w:color="auto"/>
      </w:divBdr>
    </w:div>
    <w:div w:id="191578306">
      <w:bodyDiv w:val="1"/>
      <w:marLeft w:val="0"/>
      <w:marRight w:val="0"/>
      <w:marTop w:val="0"/>
      <w:marBottom w:val="0"/>
      <w:divBdr>
        <w:top w:val="none" w:sz="0" w:space="0" w:color="auto"/>
        <w:left w:val="none" w:sz="0" w:space="0" w:color="auto"/>
        <w:bottom w:val="none" w:sz="0" w:space="0" w:color="auto"/>
        <w:right w:val="none" w:sz="0" w:space="0" w:color="auto"/>
      </w:divBdr>
    </w:div>
    <w:div w:id="555167826">
      <w:bodyDiv w:val="1"/>
      <w:marLeft w:val="0"/>
      <w:marRight w:val="0"/>
      <w:marTop w:val="0"/>
      <w:marBottom w:val="0"/>
      <w:divBdr>
        <w:top w:val="none" w:sz="0" w:space="0" w:color="auto"/>
        <w:left w:val="none" w:sz="0" w:space="0" w:color="auto"/>
        <w:bottom w:val="none" w:sz="0" w:space="0" w:color="auto"/>
        <w:right w:val="none" w:sz="0" w:space="0" w:color="auto"/>
      </w:divBdr>
    </w:div>
    <w:div w:id="612249039">
      <w:bodyDiv w:val="1"/>
      <w:marLeft w:val="0"/>
      <w:marRight w:val="0"/>
      <w:marTop w:val="0"/>
      <w:marBottom w:val="0"/>
      <w:divBdr>
        <w:top w:val="none" w:sz="0" w:space="0" w:color="auto"/>
        <w:left w:val="none" w:sz="0" w:space="0" w:color="auto"/>
        <w:bottom w:val="none" w:sz="0" w:space="0" w:color="auto"/>
        <w:right w:val="none" w:sz="0" w:space="0" w:color="auto"/>
      </w:divBdr>
    </w:div>
    <w:div w:id="744110347">
      <w:bodyDiv w:val="1"/>
      <w:marLeft w:val="0"/>
      <w:marRight w:val="0"/>
      <w:marTop w:val="0"/>
      <w:marBottom w:val="0"/>
      <w:divBdr>
        <w:top w:val="none" w:sz="0" w:space="0" w:color="auto"/>
        <w:left w:val="none" w:sz="0" w:space="0" w:color="auto"/>
        <w:bottom w:val="none" w:sz="0" w:space="0" w:color="auto"/>
        <w:right w:val="none" w:sz="0" w:space="0" w:color="auto"/>
      </w:divBdr>
    </w:div>
    <w:div w:id="868876913">
      <w:bodyDiv w:val="1"/>
      <w:marLeft w:val="0"/>
      <w:marRight w:val="0"/>
      <w:marTop w:val="0"/>
      <w:marBottom w:val="0"/>
      <w:divBdr>
        <w:top w:val="none" w:sz="0" w:space="0" w:color="auto"/>
        <w:left w:val="none" w:sz="0" w:space="0" w:color="auto"/>
        <w:bottom w:val="none" w:sz="0" w:space="0" w:color="auto"/>
        <w:right w:val="none" w:sz="0" w:space="0" w:color="auto"/>
      </w:divBdr>
    </w:div>
    <w:div w:id="941111341">
      <w:bodyDiv w:val="1"/>
      <w:marLeft w:val="0"/>
      <w:marRight w:val="0"/>
      <w:marTop w:val="0"/>
      <w:marBottom w:val="0"/>
      <w:divBdr>
        <w:top w:val="none" w:sz="0" w:space="0" w:color="auto"/>
        <w:left w:val="none" w:sz="0" w:space="0" w:color="auto"/>
        <w:bottom w:val="none" w:sz="0" w:space="0" w:color="auto"/>
        <w:right w:val="none" w:sz="0" w:space="0" w:color="auto"/>
      </w:divBdr>
    </w:div>
    <w:div w:id="1061170289">
      <w:bodyDiv w:val="1"/>
      <w:marLeft w:val="0"/>
      <w:marRight w:val="0"/>
      <w:marTop w:val="0"/>
      <w:marBottom w:val="0"/>
      <w:divBdr>
        <w:top w:val="none" w:sz="0" w:space="0" w:color="auto"/>
        <w:left w:val="none" w:sz="0" w:space="0" w:color="auto"/>
        <w:bottom w:val="none" w:sz="0" w:space="0" w:color="auto"/>
        <w:right w:val="none" w:sz="0" w:space="0" w:color="auto"/>
      </w:divBdr>
    </w:div>
    <w:div w:id="1187518205">
      <w:bodyDiv w:val="1"/>
      <w:marLeft w:val="0"/>
      <w:marRight w:val="0"/>
      <w:marTop w:val="0"/>
      <w:marBottom w:val="0"/>
      <w:divBdr>
        <w:top w:val="none" w:sz="0" w:space="0" w:color="auto"/>
        <w:left w:val="none" w:sz="0" w:space="0" w:color="auto"/>
        <w:bottom w:val="none" w:sz="0" w:space="0" w:color="auto"/>
        <w:right w:val="none" w:sz="0" w:space="0" w:color="auto"/>
      </w:divBdr>
    </w:div>
    <w:div w:id="1347102138">
      <w:bodyDiv w:val="1"/>
      <w:marLeft w:val="0"/>
      <w:marRight w:val="0"/>
      <w:marTop w:val="0"/>
      <w:marBottom w:val="0"/>
      <w:divBdr>
        <w:top w:val="none" w:sz="0" w:space="0" w:color="auto"/>
        <w:left w:val="none" w:sz="0" w:space="0" w:color="auto"/>
        <w:bottom w:val="none" w:sz="0" w:space="0" w:color="auto"/>
        <w:right w:val="none" w:sz="0" w:space="0" w:color="auto"/>
      </w:divBdr>
    </w:div>
    <w:div w:id="1347364036">
      <w:bodyDiv w:val="1"/>
      <w:marLeft w:val="0"/>
      <w:marRight w:val="0"/>
      <w:marTop w:val="0"/>
      <w:marBottom w:val="0"/>
      <w:divBdr>
        <w:top w:val="none" w:sz="0" w:space="0" w:color="auto"/>
        <w:left w:val="none" w:sz="0" w:space="0" w:color="auto"/>
        <w:bottom w:val="none" w:sz="0" w:space="0" w:color="auto"/>
        <w:right w:val="none" w:sz="0" w:space="0" w:color="auto"/>
      </w:divBdr>
    </w:div>
    <w:div w:id="1621034738">
      <w:bodyDiv w:val="1"/>
      <w:marLeft w:val="0"/>
      <w:marRight w:val="0"/>
      <w:marTop w:val="0"/>
      <w:marBottom w:val="0"/>
      <w:divBdr>
        <w:top w:val="none" w:sz="0" w:space="0" w:color="auto"/>
        <w:left w:val="none" w:sz="0" w:space="0" w:color="auto"/>
        <w:bottom w:val="none" w:sz="0" w:space="0" w:color="auto"/>
        <w:right w:val="none" w:sz="0" w:space="0" w:color="auto"/>
      </w:divBdr>
    </w:div>
    <w:div w:id="1749767182">
      <w:bodyDiv w:val="1"/>
      <w:marLeft w:val="0"/>
      <w:marRight w:val="0"/>
      <w:marTop w:val="0"/>
      <w:marBottom w:val="0"/>
      <w:divBdr>
        <w:top w:val="none" w:sz="0" w:space="0" w:color="auto"/>
        <w:left w:val="none" w:sz="0" w:space="0" w:color="auto"/>
        <w:bottom w:val="none" w:sz="0" w:space="0" w:color="auto"/>
        <w:right w:val="none" w:sz="0" w:space="0" w:color="auto"/>
      </w:divBdr>
    </w:div>
    <w:div w:id="1920479274">
      <w:bodyDiv w:val="1"/>
      <w:marLeft w:val="0"/>
      <w:marRight w:val="0"/>
      <w:marTop w:val="0"/>
      <w:marBottom w:val="0"/>
      <w:divBdr>
        <w:top w:val="none" w:sz="0" w:space="0" w:color="auto"/>
        <w:left w:val="none" w:sz="0" w:space="0" w:color="auto"/>
        <w:bottom w:val="none" w:sz="0" w:space="0" w:color="auto"/>
        <w:right w:val="none" w:sz="0" w:space="0" w:color="auto"/>
      </w:divBdr>
    </w:div>
    <w:div w:id="212919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department-of-veterans-affairs/lighthouse-vistalink"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oa.va.gov/DocumentView.aspx?DocumentID=4371"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iki.mobilehealth.va.gov/pages/viewpage.action?pageId=47449183" TargetMode="Externa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1F4E0-61AC-44D9-BF7F-C81B571B9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29</Pages>
  <Words>5825</Words>
  <Characters>33207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38955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Veterans Affairs</dc:creator>
  <cp:lastModifiedBy>Parcel, Andrew L. (Liberty IT Solutions)</cp:lastModifiedBy>
  <cp:revision>12</cp:revision>
  <dcterms:created xsi:type="dcterms:W3CDTF">2020-11-23T15:23:00Z</dcterms:created>
  <dcterms:modified xsi:type="dcterms:W3CDTF">2020-11-25T00:47:00Z</dcterms:modified>
</cp:coreProperties>
</file>